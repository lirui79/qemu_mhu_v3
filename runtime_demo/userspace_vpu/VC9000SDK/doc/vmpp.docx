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18B2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4AE5ECC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207794F3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2699E3C7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78C4174A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15BE7576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46ACE1D8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7160FB39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092BF28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08BC2858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5645E09" w14:textId="77777777" w:rsidR="00B324EC" w:rsidRDefault="00AF2D5F">
      <w:pPr>
        <w:jc w:val="center"/>
        <w:rPr>
          <w:rFonts w:eastAsia="方正粗黑宋简体" w:hint="eastAsia"/>
          <w:b/>
          <w:bCs/>
          <w:sz w:val="44"/>
          <w:szCs w:val="44"/>
        </w:rPr>
      </w:pPr>
      <w:r>
        <w:rPr>
          <w:rFonts w:eastAsia="方正粗黑宋简体"/>
          <w:b/>
          <w:bCs/>
          <w:sz w:val="44"/>
          <w:szCs w:val="44"/>
        </w:rPr>
        <w:t xml:space="preserve">Vastai </w:t>
      </w:r>
      <w:r>
        <w:rPr>
          <w:rFonts w:eastAsia="方正粗黑宋简体" w:hint="eastAsia"/>
          <w:b/>
          <w:bCs/>
          <w:sz w:val="44"/>
          <w:szCs w:val="44"/>
        </w:rPr>
        <w:t>SDK V</w:t>
      </w:r>
      <w:r>
        <w:rPr>
          <w:rFonts w:eastAsia="方正粗黑宋简体"/>
          <w:b/>
          <w:bCs/>
          <w:sz w:val="44"/>
          <w:szCs w:val="44"/>
        </w:rPr>
        <w:t>dec</w:t>
      </w:r>
      <w:r>
        <w:rPr>
          <w:rFonts w:eastAsia="方正粗黑宋简体" w:hint="eastAsia"/>
          <w:b/>
          <w:bCs/>
          <w:sz w:val="44"/>
          <w:szCs w:val="44"/>
        </w:rPr>
        <w:t>模块接口设计</w:t>
      </w:r>
    </w:p>
    <w:p w14:paraId="66783D3C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2DD208F4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6DAE5087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53544DB8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64365D4A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14A5CABC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75F4286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5C87D94F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62A8823D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C41B5FF" w14:textId="77777777" w:rsidR="00B324EC" w:rsidRDefault="00B324EC" w:rsidP="000A789D">
      <w:pPr>
        <w:rPr>
          <w:rFonts w:eastAsia="方正粗黑宋简体" w:hint="eastAsia"/>
          <w:b/>
          <w:bCs/>
          <w:sz w:val="44"/>
          <w:szCs w:val="44"/>
        </w:rPr>
      </w:pPr>
    </w:p>
    <w:p w14:paraId="3FEFD7C5" w14:textId="77777777" w:rsidR="00B324EC" w:rsidRDefault="00AF2D5F">
      <w:pPr>
        <w:jc w:val="center"/>
        <w:rPr>
          <w:rFonts w:eastAsia="方正粗黑宋简体" w:hint="eastAsia"/>
          <w:b/>
          <w:bCs/>
          <w:sz w:val="44"/>
          <w:szCs w:val="44"/>
        </w:rPr>
      </w:pPr>
      <w:r>
        <w:rPr>
          <w:rFonts w:eastAsia="方正粗黑宋简体" w:hint="eastAsia"/>
          <w:b/>
          <w:bCs/>
          <w:sz w:val="44"/>
          <w:szCs w:val="44"/>
        </w:rPr>
        <w:lastRenderedPageBreak/>
        <w:t>目录</w:t>
      </w:r>
    </w:p>
    <w:sdt>
      <w:sdtPr>
        <w:rPr>
          <w:rFonts w:ascii="宋体" w:eastAsia="宋体" w:hAnsi="宋体"/>
        </w:rPr>
        <w:id w:val="147467125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="方正粗黑宋简体" w:hAnsiTheme="minorHAnsi" w:hint="eastAsia"/>
          <w:bCs/>
          <w:szCs w:val="44"/>
        </w:rPr>
      </w:sdtEndPr>
      <w:sdtContent>
        <w:p w14:paraId="6F357C20" w14:textId="77777777" w:rsidR="00B324EC" w:rsidRDefault="00B324EC">
          <w:pPr>
            <w:jc w:val="center"/>
            <w:rPr>
              <w:rFonts w:hint="eastAsia"/>
            </w:rPr>
          </w:pPr>
        </w:p>
        <w:p w14:paraId="157AA1C3" w14:textId="04297714" w:rsidR="00B47FDD" w:rsidRDefault="00AF2D5F">
          <w:pPr>
            <w:pStyle w:val="TOC1"/>
            <w:tabs>
              <w:tab w:val="left" w:pos="420"/>
              <w:tab w:val="right" w:leader="dot" w:pos="9736"/>
            </w:tabs>
            <w:rPr>
              <w:ins w:id="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r>
            <w:rPr>
              <w:rFonts w:eastAsia="方正粗黑宋简体" w:hint="eastAsia"/>
              <w:b/>
              <w:bCs/>
              <w:sz w:val="44"/>
              <w:szCs w:val="44"/>
            </w:rPr>
            <w:fldChar w:fldCharType="begin"/>
          </w:r>
          <w:r>
            <w:rPr>
              <w:rFonts w:eastAsia="方正粗黑宋简体" w:hint="eastAsia"/>
              <w:b/>
              <w:bCs/>
              <w:sz w:val="44"/>
              <w:szCs w:val="44"/>
            </w:rPr>
            <w:instrText xml:space="preserve">TOC \o "1-3" \h \u </w:instrText>
          </w:r>
          <w:r>
            <w:rPr>
              <w:rFonts w:eastAsia="方正粗黑宋简体" w:hint="eastAsia"/>
              <w:b/>
              <w:bCs/>
              <w:sz w:val="44"/>
              <w:szCs w:val="44"/>
            </w:rPr>
            <w:fldChar w:fldCharType="separate"/>
          </w:r>
          <w:ins w:id="1" w:author="Lynne Deng 邓玲玲" w:date="2026-04-21T15:25:00Z" w16du:dateUtc="2026-04-21T07:25:00Z">
            <w:r w:rsidR="00B47FDD" w:rsidRPr="0029253F">
              <w:rPr>
                <w:rStyle w:val="a9"/>
                <w:rFonts w:hint="eastAsia"/>
                <w:noProof/>
              </w:rPr>
              <w:fldChar w:fldCharType="begin"/>
            </w:r>
            <w:r w:rsidR="00B47FDD"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="00B47FDD">
              <w:rPr>
                <w:rFonts w:hint="eastAsia"/>
                <w:noProof/>
              </w:rPr>
              <w:instrText>HYPERLINK \l "_Toc227677527"</w:instrText>
            </w:r>
            <w:r w:rsidR="00B47FDD"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="00B47FDD" w:rsidRPr="0029253F">
              <w:rPr>
                <w:rStyle w:val="a9"/>
                <w:rFonts w:hint="eastAsia"/>
                <w:noProof/>
              </w:rPr>
            </w:r>
            <w:r w:rsidR="00B47FDD" w:rsidRPr="0029253F">
              <w:rPr>
                <w:rStyle w:val="a9"/>
                <w:rFonts w:hint="eastAsia"/>
                <w:noProof/>
              </w:rPr>
              <w:fldChar w:fldCharType="separate"/>
            </w:r>
            <w:r w:rsidR="00B47FDD" w:rsidRPr="0029253F">
              <w:rPr>
                <w:rStyle w:val="a9"/>
                <w:rFonts w:hint="eastAsia"/>
                <w:noProof/>
              </w:rPr>
              <w:t>1.</w:t>
            </w:r>
            <w:r w:rsidR="00B47FDD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B47FDD" w:rsidRPr="0029253F">
              <w:rPr>
                <w:rStyle w:val="a9"/>
                <w:rFonts w:hint="eastAsia"/>
                <w:noProof/>
              </w:rPr>
              <w:t>Vdec SDK概述</w:t>
            </w:r>
            <w:r w:rsidR="00B47FDD">
              <w:rPr>
                <w:rFonts w:hint="eastAsia"/>
                <w:noProof/>
              </w:rPr>
              <w:tab/>
            </w:r>
            <w:r w:rsidR="00B47FDD">
              <w:rPr>
                <w:rFonts w:hint="eastAsia"/>
                <w:noProof/>
              </w:rPr>
              <w:fldChar w:fldCharType="begin"/>
            </w:r>
            <w:r w:rsidR="00B47FDD">
              <w:rPr>
                <w:rFonts w:hint="eastAsia"/>
                <w:noProof/>
              </w:rPr>
              <w:instrText xml:space="preserve"> </w:instrText>
            </w:r>
            <w:r w:rsidR="00B47FDD">
              <w:rPr>
                <w:noProof/>
              </w:rPr>
              <w:instrText>PAGEREF _Toc227677527 \h</w:instrText>
            </w:r>
            <w:r w:rsidR="00B47FDD">
              <w:rPr>
                <w:rFonts w:hint="eastAsia"/>
                <w:noProof/>
              </w:rPr>
              <w:instrText xml:space="preserve"> </w:instrText>
            </w:r>
            <w:r w:rsidR="00B47FDD">
              <w:rPr>
                <w:rFonts w:hint="eastAsia"/>
                <w:noProof/>
              </w:rPr>
            </w:r>
            <w:r w:rsidR="00B47FDD">
              <w:rPr>
                <w:rFonts w:hint="eastAsia"/>
                <w:noProof/>
              </w:rPr>
              <w:fldChar w:fldCharType="separate"/>
            </w:r>
            <w:r w:rsidR="00B47FDD">
              <w:rPr>
                <w:rFonts w:hint="eastAsia"/>
                <w:noProof/>
              </w:rPr>
              <w:t>4</w:t>
            </w:r>
            <w:r w:rsidR="00B47FDD">
              <w:rPr>
                <w:rFonts w:hint="eastAsia"/>
                <w:noProof/>
              </w:rPr>
              <w:fldChar w:fldCharType="end"/>
            </w:r>
            <w:r w:rsidR="00B47FDD"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1C9C84BE" w14:textId="6C2E80A9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"_Toc227677528"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Video SDK模块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3B9D2AC4" w14:textId="6DAF22F7" w:rsidR="00B47FDD" w:rsidRDefault="00B47FDD">
          <w:pPr>
            <w:pStyle w:val="TOC1"/>
            <w:tabs>
              <w:tab w:val="left" w:pos="420"/>
              <w:tab w:val="right" w:leader="dot" w:pos="9736"/>
            </w:tabs>
            <w:rPr>
              <w:ins w:id="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"_Toc227677529"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Vdec SDK接口定义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177E6E75" w14:textId="2DD474C1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"_Toc227677530"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vmppInitDecoder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8603C64" w14:textId="09CAB876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"_Toc227677531"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vmppDeInitDecoder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EF9C9E1" w14:textId="18986051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1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"_Toc227677532"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vmppDecCreateChannel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FC298C0" w14:textId="14736B73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1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"_Toc227677533"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vmppDecDestroyChannel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76AD9B0" w14:textId="03ABFBA5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1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"_Toc227677534"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vmppDecDestroyChannelForced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92E09E7" w14:textId="2784EC2A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1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"_Toc227677535"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2.6.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vmppDecStart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263EE25F" w14:textId="00CF8ACD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1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"_Toc227677536"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2.7.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vmppDecStop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57F2F3A" w14:textId="3BE84962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2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2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"_Toc227677537"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2.8.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vmppDecSendStream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0B43A050" w14:textId="0A3A9580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2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2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"_Toc227677538"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2.9.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vmppDecSendStreamV2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3C69C12E" w14:textId="22ABD3D3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2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2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"_Toc227677539"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2.10.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vmppDecReceiveFrame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024CA51" w14:textId="113A9F51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2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2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"_Toc227677540"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vmppDecTransferFrame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E725FA3" w14:textId="120148FD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2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2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"_Toc227677541"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vmppDecReleaseFrame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4CBE4BA" w14:textId="50A50E38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3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3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"_Toc227677542"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vmppDecGetJpegInfo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7D129EB7" w14:textId="3683310B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3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3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"_Toc227677543"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vmppDecGetVideoInfo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E5FC8F1" w14:textId="4ABC1EF8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3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3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"_Toc227677562"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vmppDecGetJpegCaps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BACA622" w14:textId="5BCC7A4E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3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3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"_Toc227677563"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2.16.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vmppDecGetVideoCaps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396E455D" w14:textId="274579F4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3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3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"_Toc227677564"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2.17.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vmppDecGetStatus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667C08C" w14:textId="347CB3B9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4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4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"_Toc227677565"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2.18.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vmppDecGetStreamInfo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552AACD" w14:textId="529F052B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4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4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"_Toc227677566"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2.19.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vmppDecGetAvailableChannels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2F6F628D" w14:textId="4E9AEEDE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4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4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"_Toc227677567"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2.20.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vmppDecGetVersion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F247A29" w14:textId="7E3C5640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4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4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"_Toc227677568"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2.21.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vmppDecGetIdleDpbBufferCount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156F66EA" w14:textId="213E4202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4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4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"_Toc227677569"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2.22.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vmppDecQueryIdleDie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DCBE7B0" w14:textId="2E380E3B" w:rsidR="00B47FDD" w:rsidRDefault="00B47FDD">
          <w:pPr>
            <w:pStyle w:val="TOC1"/>
            <w:tabs>
              <w:tab w:val="left" w:pos="420"/>
              <w:tab w:val="right" w:leader="dot" w:pos="9736"/>
            </w:tabs>
            <w:rPr>
              <w:ins w:id="5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5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"_Toc227677570"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Vdec SDK枚举、结构体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2842C1F" w14:textId="495B114F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5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5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"_Toc227677571"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枚举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39D6B5D" w14:textId="1E751DC2" w:rsidR="00B47FDD" w:rsidRDefault="00B47FDD">
          <w:pPr>
            <w:pStyle w:val="TOC3"/>
            <w:tabs>
              <w:tab w:val="right" w:leader="dot" w:pos="9736"/>
            </w:tabs>
            <w:rPr>
              <w:ins w:id="5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5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"_Toc227677572"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 vmppCodecType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292CC147" w14:textId="32379E73" w:rsidR="00B47FDD" w:rsidRDefault="00B47FDD">
          <w:pPr>
            <w:pStyle w:val="TOC3"/>
            <w:tabs>
              <w:tab w:val="right" w:leader="dot" w:pos="9736"/>
            </w:tabs>
            <w:rPr>
              <w:ins w:id="5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5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"_Toc227677573"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3.1.2 vmppSourceMode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34FF8940" w14:textId="48A70EEB" w:rsidR="00B47FDD" w:rsidRDefault="00B47FDD">
          <w:pPr>
            <w:pStyle w:val="TOC3"/>
            <w:tabs>
              <w:tab w:val="right" w:leader="dot" w:pos="9736"/>
            </w:tabs>
            <w:rPr>
              <w:ins w:id="5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5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"_Toc227677574"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3.1.3 vmppMemoryType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A412887" w14:textId="7223822E" w:rsidR="00B47FDD" w:rsidRDefault="00B47FDD">
          <w:pPr>
            <w:pStyle w:val="TOC3"/>
            <w:tabs>
              <w:tab w:val="right" w:leader="dot" w:pos="9736"/>
            </w:tabs>
            <w:rPr>
              <w:ins w:id="6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6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"_Toc227677575"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3.1.4 vmppDecMode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0BC9970" w14:textId="37D20C1E" w:rsidR="00B47FDD" w:rsidRDefault="00B47FDD">
          <w:pPr>
            <w:pStyle w:val="TOC3"/>
            <w:tabs>
              <w:tab w:val="right" w:leader="dot" w:pos="9736"/>
            </w:tabs>
            <w:rPr>
              <w:ins w:id="6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6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"_Toc227677576"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3.1.5 vmppJpegCodingMode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1E5721BA" w14:textId="5E16EACA" w:rsidR="00B47FDD" w:rsidRDefault="00B47FDD">
          <w:pPr>
            <w:pStyle w:val="TOC3"/>
            <w:tabs>
              <w:tab w:val="right" w:leader="dot" w:pos="9736"/>
            </w:tabs>
            <w:rPr>
              <w:ins w:id="6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6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"_Toc227677577"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3.1.6 vmppDecMemoryMode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0FB58D5A" w14:textId="41447770" w:rsidR="00B47FDD" w:rsidRDefault="00B47FDD">
          <w:pPr>
            <w:pStyle w:val="TOC3"/>
            <w:tabs>
              <w:tab w:val="right" w:leader="dot" w:pos="9736"/>
            </w:tabs>
            <w:rPr>
              <w:ins w:id="6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6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"_Toc227677578"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3.1.7 vmppDecApiMode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2FC72B0" w14:textId="70B81CC1" w:rsidR="00B47FDD" w:rsidRDefault="00B47FDD">
          <w:pPr>
            <w:pStyle w:val="TOC3"/>
            <w:tabs>
              <w:tab w:val="right" w:leader="dot" w:pos="9736"/>
            </w:tabs>
            <w:rPr>
              <w:ins w:id="6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6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"_Toc227677579"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3.1.8 vmppVideoField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9C89E3B" w14:textId="7F515E50" w:rsidR="00B47FDD" w:rsidRDefault="00B47FDD">
          <w:pPr>
            <w:pStyle w:val="TOC3"/>
            <w:tabs>
              <w:tab w:val="right" w:leader="dot" w:pos="9736"/>
            </w:tabs>
            <w:rPr>
              <w:ins w:id="7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7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"_Toc227677580"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3.1.9 vmppPixelFormat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06B2489" w14:textId="53F35A2C" w:rsidR="00B47FDD" w:rsidRDefault="00B47FDD">
          <w:pPr>
            <w:pStyle w:val="TOC3"/>
            <w:tabs>
              <w:tab w:val="right" w:leader="dot" w:pos="9736"/>
            </w:tabs>
            <w:rPr>
              <w:ins w:id="7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7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"_Toc227677581"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3.1.10 vmppResult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39657336" w14:textId="0CE52E92" w:rsidR="00B47FDD" w:rsidRDefault="00B47FDD">
          <w:pPr>
            <w:pStyle w:val="TOC3"/>
            <w:tabs>
              <w:tab w:val="right" w:leader="dot" w:pos="9736"/>
            </w:tabs>
            <w:rPr>
              <w:ins w:id="7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7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"_Toc227677582"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3.1.11 vmppState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0401B77C" w14:textId="3D953B5E" w:rsidR="00B47FDD" w:rsidRDefault="00B47FDD">
          <w:pPr>
            <w:pStyle w:val="TOC3"/>
            <w:tabs>
              <w:tab w:val="right" w:leader="dot" w:pos="9736"/>
            </w:tabs>
            <w:rPr>
              <w:ins w:id="7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7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"_Toc227677583"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3.1.12 vmppLogLevel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0E8D3DB" w14:textId="7DE27095" w:rsidR="00B47FDD" w:rsidRDefault="00B47FDD">
          <w:pPr>
            <w:pStyle w:val="TOC3"/>
            <w:tabs>
              <w:tab w:val="right" w:leader="dot" w:pos="9736"/>
            </w:tabs>
            <w:rPr>
              <w:ins w:id="7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7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lastRenderedPageBreak/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"_Toc227677584"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3.1.13 vmppChromaFormat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0F146129" w14:textId="45B66718" w:rsidR="00B47FDD" w:rsidRDefault="00B47FDD">
          <w:pPr>
            <w:pStyle w:val="TOC3"/>
            <w:tabs>
              <w:tab w:val="right" w:leader="dot" w:pos="9736"/>
            </w:tabs>
            <w:rPr>
              <w:ins w:id="8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8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"_Toc227677585"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3.1.14 vmppFrameType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1BE02B40" w14:textId="22F5A9D8" w:rsidR="00B47FDD" w:rsidRDefault="00B47FDD">
          <w:pPr>
            <w:pStyle w:val="TOC3"/>
            <w:tabs>
              <w:tab w:val="right" w:leader="dot" w:pos="9736"/>
            </w:tabs>
            <w:rPr>
              <w:ins w:id="8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8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"_Toc227677586"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3.1.15 vmppVideoProfile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01E8096D" w14:textId="1529E328" w:rsidR="00B47FDD" w:rsidRDefault="00B47FDD">
          <w:pPr>
            <w:pStyle w:val="TOC3"/>
            <w:tabs>
              <w:tab w:val="right" w:leader="dot" w:pos="9736"/>
            </w:tabs>
            <w:rPr>
              <w:ins w:id="8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8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"_Toc227677587"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3.1.16 vmppVideoLevel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3DBE3F8A" w14:textId="1FB25868" w:rsidR="00B47FDD" w:rsidRDefault="00B47FDD">
          <w:pPr>
            <w:pStyle w:val="TOC3"/>
            <w:tabs>
              <w:tab w:val="right" w:leader="dot" w:pos="9736"/>
            </w:tabs>
            <w:rPr>
              <w:ins w:id="8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8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"_Toc227677588"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3.1.17 vmppSEINalType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69859AA" w14:textId="622050E0" w:rsidR="00B47FDD" w:rsidRDefault="00B47FDD">
          <w:pPr>
            <w:pStyle w:val="TOC3"/>
            <w:tabs>
              <w:tab w:val="right" w:leader="dot" w:pos="9736"/>
            </w:tabs>
            <w:rPr>
              <w:ins w:id="8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8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"_Toc227677589"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3.1.18 vmppSEIPayloadType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DB4B901" w14:textId="78AC9756" w:rsidR="00B47FDD" w:rsidRDefault="00B47FDD">
          <w:pPr>
            <w:pStyle w:val="TOC3"/>
            <w:tabs>
              <w:tab w:val="right" w:leader="dot" w:pos="9736"/>
            </w:tabs>
            <w:rPr>
              <w:ins w:id="9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9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"_Toc227677590"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3.1.19 vmppCoreMode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792A4AEE" w14:textId="1B5DD965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ins w:id="9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9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"_Toc227677591"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结构体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689780E" w14:textId="4251485F" w:rsidR="00B47FDD" w:rsidRDefault="00B47FDD">
          <w:pPr>
            <w:pStyle w:val="TOC3"/>
            <w:tabs>
              <w:tab w:val="right" w:leader="dot" w:pos="9736"/>
            </w:tabs>
            <w:rPr>
              <w:ins w:id="9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9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"_Toc227677592"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 vmppStream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2CFAAFF" w14:textId="456851C8" w:rsidR="00B47FDD" w:rsidRDefault="00B47FDD">
          <w:pPr>
            <w:pStyle w:val="TOC3"/>
            <w:tabs>
              <w:tab w:val="right" w:leader="dot" w:pos="9736"/>
            </w:tabs>
            <w:rPr>
              <w:ins w:id="9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9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"_Toc227677593"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3.2.2 vmppFrame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33DFC06B" w14:textId="45A3076A" w:rsidR="00B47FDD" w:rsidRDefault="00B47FDD">
          <w:pPr>
            <w:pStyle w:val="TOC3"/>
            <w:tabs>
              <w:tab w:val="right" w:leader="dot" w:pos="9736"/>
            </w:tabs>
            <w:rPr>
              <w:ins w:id="9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9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"_Toc227677594"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3.2.3 vmppRuntimeInstance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29E5A329" w14:textId="79730073" w:rsidR="00B47FDD" w:rsidRDefault="00B47FDD">
          <w:pPr>
            <w:pStyle w:val="TOC3"/>
            <w:tabs>
              <w:tab w:val="right" w:leader="dot" w:pos="9736"/>
            </w:tabs>
            <w:rPr>
              <w:ins w:id="10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0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"_Toc227677595"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3.2.4 vmppVersion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9B13103" w14:textId="35269354" w:rsidR="00B47FDD" w:rsidRDefault="00B47FDD">
          <w:pPr>
            <w:pStyle w:val="TOC3"/>
            <w:tabs>
              <w:tab w:val="right" w:leader="dot" w:pos="9736"/>
            </w:tabs>
            <w:rPr>
              <w:ins w:id="10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0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"_Toc227677596"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3.2.5 vmppHardwareID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DB2271E" w14:textId="191C9A06" w:rsidR="00B47FDD" w:rsidRDefault="00B47FDD">
          <w:pPr>
            <w:pStyle w:val="TOC3"/>
            <w:tabs>
              <w:tab w:val="right" w:leader="dot" w:pos="9736"/>
            </w:tabs>
            <w:rPr>
              <w:ins w:id="10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0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"_Toc227677597"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3.2.6 vmppConfiguration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6937A5F" w14:textId="2F9D1613" w:rsidR="00B47FDD" w:rsidRDefault="00B47FDD">
          <w:pPr>
            <w:pStyle w:val="TOC3"/>
            <w:tabs>
              <w:tab w:val="right" w:leader="dot" w:pos="9736"/>
            </w:tabs>
            <w:rPr>
              <w:ins w:id="10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0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"_Toc227677598"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3.2.7 vmppSEI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22CA6B80" w14:textId="07DD91B8" w:rsidR="00B47FDD" w:rsidRDefault="00B47FDD">
          <w:pPr>
            <w:pStyle w:val="TOC3"/>
            <w:tabs>
              <w:tab w:val="right" w:leader="dot" w:pos="9736"/>
            </w:tabs>
            <w:rPr>
              <w:ins w:id="10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0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"_Toc227677599"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3.2.8 vmppRational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A8AD0EF" w14:textId="63C35B37" w:rsidR="00B47FDD" w:rsidRDefault="00B47FDD">
          <w:pPr>
            <w:pStyle w:val="TOC3"/>
            <w:tabs>
              <w:tab w:val="right" w:leader="dot" w:pos="9736"/>
            </w:tabs>
            <w:rPr>
              <w:ins w:id="11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1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"_Toc227677600"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3.2.9 vmppDecChannelParameters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A7E4CF2" w14:textId="0C68978F" w:rsidR="00B47FDD" w:rsidRDefault="00B47FDD">
          <w:pPr>
            <w:pStyle w:val="TOC3"/>
            <w:tabs>
              <w:tab w:val="right" w:leader="dot" w:pos="9736"/>
            </w:tabs>
            <w:rPr>
              <w:ins w:id="11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1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"_Toc227677601"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3.2.10 vmppDecStatus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6A5ABDDF" w14:textId="28D712AE" w:rsidR="00B47FDD" w:rsidRDefault="00B47FDD">
          <w:pPr>
            <w:pStyle w:val="TOC3"/>
            <w:tabs>
              <w:tab w:val="right" w:leader="dot" w:pos="9736"/>
            </w:tabs>
            <w:rPr>
              <w:ins w:id="11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1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"_Toc227677602"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3.2.11 vmppDecStreamInfo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36330BAC" w14:textId="060F44D4" w:rsidR="00B47FDD" w:rsidRDefault="00B47FDD">
          <w:pPr>
            <w:pStyle w:val="TOC3"/>
            <w:tabs>
              <w:tab w:val="right" w:leader="dot" w:pos="9736"/>
            </w:tabs>
            <w:rPr>
              <w:ins w:id="11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1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"_Toc227677603"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3.2.12 vmppDecOutputOptions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5F53A265" w14:textId="5A278E56" w:rsidR="00B47FDD" w:rsidRDefault="00B47FDD">
          <w:pPr>
            <w:pStyle w:val="TOC3"/>
            <w:tabs>
              <w:tab w:val="right" w:leader="dot" w:pos="9736"/>
            </w:tabs>
            <w:rPr>
              <w:ins w:id="11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1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"_Toc227677604"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3.2.13 vmppDecJpegInfo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2689DF86" w14:textId="372ABDF8" w:rsidR="00B47FDD" w:rsidRDefault="00B47FDD">
          <w:pPr>
            <w:pStyle w:val="TOC3"/>
            <w:tabs>
              <w:tab w:val="right" w:leader="dot" w:pos="9736"/>
            </w:tabs>
            <w:rPr>
              <w:ins w:id="120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21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"_Toc227677605"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3.2.14 vmppDecVideoInfo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1250E190" w14:textId="4AA895B4" w:rsidR="00B47FDD" w:rsidRDefault="00B47FDD">
          <w:pPr>
            <w:pStyle w:val="TOC3"/>
            <w:tabs>
              <w:tab w:val="right" w:leader="dot" w:pos="9736"/>
            </w:tabs>
            <w:rPr>
              <w:ins w:id="122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23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"_Toc227677606"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3.2.15 vmppDecJpegCapability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43EA0889" w14:textId="1F7161CD" w:rsidR="00B47FDD" w:rsidRDefault="00B47FDD">
          <w:pPr>
            <w:pStyle w:val="TOC3"/>
            <w:tabs>
              <w:tab w:val="right" w:leader="dot" w:pos="9736"/>
            </w:tabs>
            <w:rPr>
              <w:ins w:id="124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25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"_Toc227677607"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3.2.16 vmppDecVideoCapability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04564498" w14:textId="307DF850" w:rsidR="00B47FDD" w:rsidRDefault="00B47FDD">
          <w:pPr>
            <w:pStyle w:val="TOC3"/>
            <w:tabs>
              <w:tab w:val="right" w:leader="dot" w:pos="9736"/>
            </w:tabs>
            <w:rPr>
              <w:ins w:id="126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27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"_Toc227677608"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3.2.17 vmppSliceInfo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7C922001" w14:textId="3A109299" w:rsidR="00B47FDD" w:rsidRDefault="00B47FDD">
          <w:pPr>
            <w:pStyle w:val="TOC1"/>
            <w:tabs>
              <w:tab w:val="left" w:pos="420"/>
              <w:tab w:val="right" w:leader="dot" w:pos="9736"/>
            </w:tabs>
            <w:rPr>
              <w:ins w:id="128" w:author="Lynne Deng 邓玲玲" w:date="2026-04-21T15:25:00Z" w16du:dateUtc="2026-04-21T07:25:00Z"/>
              <w:rFonts w:hint="eastAsia"/>
              <w:noProof/>
              <w:sz w:val="22"/>
              <w:szCs w:val="24"/>
              <w14:ligatures w14:val="standardContextual"/>
            </w:rPr>
          </w:pPr>
          <w:ins w:id="129" w:author="Lynne Deng 邓玲玲" w:date="2026-04-21T15:25:00Z" w16du:dateUtc="2026-04-21T07:25:00Z">
            <w:r w:rsidRPr="0029253F">
              <w:rPr>
                <w:rStyle w:val="a9"/>
                <w:rFonts w:hint="eastAsia"/>
                <w:noProof/>
              </w:rPr>
              <w:fldChar w:fldCharType="begin"/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"_Toc227677609"</w:instrText>
            </w:r>
            <w:r w:rsidRPr="0029253F">
              <w:rPr>
                <w:rStyle w:val="a9"/>
                <w:rFonts w:hint="eastAsia"/>
                <w:noProof/>
              </w:rPr>
              <w:instrText xml:space="preserve"> </w:instrText>
            </w:r>
            <w:r w:rsidRPr="0029253F">
              <w:rPr>
                <w:rStyle w:val="a9"/>
                <w:rFonts w:hint="eastAsia"/>
                <w:noProof/>
              </w:rPr>
            </w:r>
            <w:r w:rsidRPr="0029253F">
              <w:rPr>
                <w:rStyle w:val="a9"/>
                <w:rFonts w:hint="eastAsia"/>
                <w:noProof/>
              </w:rPr>
              <w:fldChar w:fldCharType="separate"/>
            </w:r>
            <w:r w:rsidRPr="0029253F">
              <w:rPr>
                <w:rStyle w:val="a9"/>
                <w:rFonts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简要流程图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  <w:r w:rsidRPr="0029253F">
              <w:rPr>
                <w:rStyle w:val="a9"/>
                <w:rFonts w:hint="eastAsia"/>
                <w:noProof/>
              </w:rPr>
              <w:fldChar w:fldCharType="end"/>
            </w:r>
          </w:ins>
        </w:p>
        <w:p w14:paraId="25848050" w14:textId="0CE2CDB0" w:rsidR="0008278D" w:rsidDel="00F65FC8" w:rsidRDefault="0008278D">
          <w:pPr>
            <w:pStyle w:val="TOC1"/>
            <w:tabs>
              <w:tab w:val="left" w:pos="420"/>
              <w:tab w:val="right" w:leader="dot" w:pos="9736"/>
            </w:tabs>
            <w:rPr>
              <w:del w:id="13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3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3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1.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33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Vdec SDK概述</w:delText>
            </w:r>
            <w:r w:rsidDel="00F65FC8">
              <w:rPr>
                <w:noProof/>
              </w:rPr>
              <w:tab/>
              <w:delText>4</w:delText>
            </w:r>
          </w:del>
        </w:p>
        <w:p w14:paraId="673B496A" w14:textId="4CB995A2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34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35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3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1.1.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37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Video SDK模块</w:delText>
            </w:r>
            <w:r w:rsidDel="00F65FC8">
              <w:rPr>
                <w:noProof/>
              </w:rPr>
              <w:tab/>
              <w:delText>4</w:delText>
            </w:r>
          </w:del>
        </w:p>
        <w:p w14:paraId="687C44DE" w14:textId="1018DDCB" w:rsidR="0008278D" w:rsidDel="00F65FC8" w:rsidRDefault="0008278D">
          <w:pPr>
            <w:pStyle w:val="TOC1"/>
            <w:tabs>
              <w:tab w:val="left" w:pos="420"/>
              <w:tab w:val="right" w:leader="dot" w:pos="9736"/>
            </w:tabs>
            <w:rPr>
              <w:del w:id="138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39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40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41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Vdec SDK接口定义</w:delText>
            </w:r>
            <w:r w:rsidDel="00F65FC8">
              <w:rPr>
                <w:noProof/>
              </w:rPr>
              <w:tab/>
              <w:delText>5</w:delText>
            </w:r>
          </w:del>
        </w:p>
        <w:p w14:paraId="026ADEEE" w14:textId="691EA637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42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43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44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4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vmppInitDecoder</w:delText>
            </w:r>
            <w:r w:rsidDel="00F65FC8">
              <w:rPr>
                <w:noProof/>
              </w:rPr>
              <w:tab/>
              <w:delText>5</w:delText>
            </w:r>
          </w:del>
        </w:p>
        <w:p w14:paraId="58F7019D" w14:textId="63A65621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46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47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48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2.2.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49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vmppDecCreateChannel</w:delText>
            </w:r>
            <w:r w:rsidDel="00F65FC8">
              <w:rPr>
                <w:noProof/>
              </w:rPr>
              <w:tab/>
              <w:delText>5</w:delText>
            </w:r>
          </w:del>
        </w:p>
        <w:p w14:paraId="1705C3E0" w14:textId="1E6CC6F5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5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5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5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2.3.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53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vmppDecDestroyChannel</w:delText>
            </w:r>
            <w:r w:rsidDel="00F65FC8">
              <w:rPr>
                <w:noProof/>
              </w:rPr>
              <w:tab/>
              <w:delText>5</w:delText>
            </w:r>
          </w:del>
        </w:p>
        <w:p w14:paraId="533818B4" w14:textId="63188DA5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54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55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5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2.4.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57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vmppDecStart</w:delText>
            </w:r>
            <w:r w:rsidDel="00F65FC8">
              <w:rPr>
                <w:noProof/>
              </w:rPr>
              <w:tab/>
              <w:delText>6</w:delText>
            </w:r>
          </w:del>
        </w:p>
        <w:p w14:paraId="2A18914D" w14:textId="7A68CC3D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58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59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60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2.5.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61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vmppDecStop</w:delText>
            </w:r>
            <w:r w:rsidDel="00F65FC8">
              <w:rPr>
                <w:noProof/>
              </w:rPr>
              <w:tab/>
              <w:delText>6</w:delText>
            </w:r>
          </w:del>
        </w:p>
        <w:p w14:paraId="0B8AFDA2" w14:textId="4ACFA21E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62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63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64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2.6.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6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vmppDecSendStream</w:delText>
            </w:r>
            <w:r w:rsidDel="00F65FC8">
              <w:rPr>
                <w:noProof/>
              </w:rPr>
              <w:tab/>
              <w:delText>6</w:delText>
            </w:r>
          </w:del>
        </w:p>
        <w:p w14:paraId="6E30EE57" w14:textId="5839DEE1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66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67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68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2.7.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69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vmppDecReceiveFrame</w:delText>
            </w:r>
            <w:r w:rsidDel="00F65FC8">
              <w:rPr>
                <w:noProof/>
              </w:rPr>
              <w:tab/>
              <w:delText>7</w:delText>
            </w:r>
          </w:del>
        </w:p>
        <w:p w14:paraId="66346C2D" w14:textId="7F68F250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7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7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7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2.8.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73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vmppDecTransferFrame</w:delText>
            </w:r>
            <w:r w:rsidDel="00F65FC8">
              <w:rPr>
                <w:noProof/>
              </w:rPr>
              <w:tab/>
              <w:delText>7</w:delText>
            </w:r>
          </w:del>
        </w:p>
        <w:p w14:paraId="0426DBD5" w14:textId="46DF1A11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74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75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7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2.9.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77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vmppDecReleaseFrame</w:delText>
            </w:r>
            <w:r w:rsidDel="00F65FC8">
              <w:rPr>
                <w:noProof/>
              </w:rPr>
              <w:tab/>
              <w:delText>8</w:delText>
            </w:r>
          </w:del>
        </w:p>
        <w:p w14:paraId="61CC39EB" w14:textId="0185F719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78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79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80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2.10.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81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vmppDecGetJpegInfo</w:delText>
            </w:r>
            <w:r w:rsidDel="00F65FC8">
              <w:rPr>
                <w:noProof/>
              </w:rPr>
              <w:tab/>
              <w:delText>8</w:delText>
            </w:r>
          </w:del>
        </w:p>
        <w:p w14:paraId="72D6C768" w14:textId="27E6183F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82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83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84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2.11.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8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vmppDecGetVideoInfo</w:delText>
            </w:r>
            <w:r w:rsidDel="00F65FC8">
              <w:rPr>
                <w:noProof/>
              </w:rPr>
              <w:tab/>
              <w:delText>8</w:delText>
            </w:r>
          </w:del>
        </w:p>
        <w:p w14:paraId="34ACD539" w14:textId="42396FE2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86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87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88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2.12.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89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vmppDecGetJpegCaps</w:delText>
            </w:r>
            <w:r w:rsidDel="00F65FC8">
              <w:rPr>
                <w:noProof/>
              </w:rPr>
              <w:tab/>
              <w:delText>9</w:delText>
            </w:r>
          </w:del>
        </w:p>
        <w:p w14:paraId="657CA9AC" w14:textId="4370D531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9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9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9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2.13.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93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vmppDecGetVideoCaps</w:delText>
            </w:r>
            <w:r w:rsidDel="00F65FC8">
              <w:rPr>
                <w:noProof/>
              </w:rPr>
              <w:tab/>
              <w:delText>9</w:delText>
            </w:r>
          </w:del>
        </w:p>
        <w:p w14:paraId="7A860DA3" w14:textId="134505FB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94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95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19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2.14.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197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vmppDecGetStatus</w:delText>
            </w:r>
            <w:r w:rsidDel="00F65FC8">
              <w:rPr>
                <w:noProof/>
              </w:rPr>
              <w:tab/>
              <w:delText>9</w:delText>
            </w:r>
          </w:del>
        </w:p>
        <w:p w14:paraId="03C62479" w14:textId="078A84AB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198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199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00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2.15.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201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vmppDecGetStreamInfo</w:delText>
            </w:r>
            <w:r w:rsidDel="00F65FC8">
              <w:rPr>
                <w:noProof/>
              </w:rPr>
              <w:tab/>
              <w:delText>10</w:delText>
            </w:r>
          </w:del>
        </w:p>
        <w:p w14:paraId="6371EBFA" w14:textId="281988DB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202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03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04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2.16.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20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vmppDecGetAvailableChannels</w:delText>
            </w:r>
            <w:r w:rsidDel="00F65FC8">
              <w:rPr>
                <w:noProof/>
              </w:rPr>
              <w:tab/>
              <w:delText>10</w:delText>
            </w:r>
          </w:del>
        </w:p>
        <w:p w14:paraId="2476D49A" w14:textId="7F1AFB9F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206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07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08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2.17.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209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vmppDecGetVersion</w:delText>
            </w:r>
            <w:r w:rsidDel="00F65FC8">
              <w:rPr>
                <w:noProof/>
              </w:rPr>
              <w:tab/>
              <w:delText>10</w:delText>
            </w:r>
          </w:del>
        </w:p>
        <w:p w14:paraId="7DC6D84E" w14:textId="33A9B167" w:rsidR="0008278D" w:rsidDel="00F65FC8" w:rsidRDefault="0008278D">
          <w:pPr>
            <w:pStyle w:val="TOC1"/>
            <w:tabs>
              <w:tab w:val="left" w:pos="420"/>
              <w:tab w:val="right" w:leader="dot" w:pos="9736"/>
            </w:tabs>
            <w:rPr>
              <w:del w:id="21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1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1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213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Vdec SDK枚举、结构体</w:delText>
            </w:r>
            <w:r w:rsidDel="00F65FC8">
              <w:rPr>
                <w:noProof/>
              </w:rPr>
              <w:tab/>
              <w:delText>11</w:delText>
            </w:r>
          </w:del>
        </w:p>
        <w:p w14:paraId="506529A9" w14:textId="3FEE85D0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214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15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1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217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枚举</w:delText>
            </w:r>
            <w:r w:rsidDel="00F65FC8">
              <w:rPr>
                <w:noProof/>
              </w:rPr>
              <w:tab/>
              <w:delText>11</w:delText>
            </w:r>
          </w:del>
        </w:p>
        <w:p w14:paraId="53FC2604" w14:textId="554BDD2B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18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19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20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3.1.1 vmppCodecType</w:delText>
            </w:r>
            <w:r w:rsidDel="00F65FC8">
              <w:rPr>
                <w:noProof/>
              </w:rPr>
              <w:tab/>
              <w:delText>11</w:delText>
            </w:r>
          </w:del>
        </w:p>
        <w:p w14:paraId="0B4B3755" w14:textId="043D9868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21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22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23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3.1.2 vmppSourceMode</w:delText>
            </w:r>
            <w:r w:rsidDel="00F65FC8">
              <w:rPr>
                <w:noProof/>
              </w:rPr>
              <w:tab/>
              <w:delText>11</w:delText>
            </w:r>
          </w:del>
        </w:p>
        <w:p w14:paraId="5F965D1E" w14:textId="376F130F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24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25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2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3.1.3 vmppMemoryType</w:delText>
            </w:r>
            <w:r w:rsidDel="00F65FC8">
              <w:rPr>
                <w:noProof/>
              </w:rPr>
              <w:tab/>
              <w:delText>11</w:delText>
            </w:r>
          </w:del>
        </w:p>
        <w:p w14:paraId="267F2C4E" w14:textId="49F1FDE6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27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28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29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3.1.4 vmppDecMode</w:delText>
            </w:r>
            <w:r w:rsidDel="00F65FC8">
              <w:rPr>
                <w:noProof/>
              </w:rPr>
              <w:tab/>
              <w:delText>12</w:delText>
            </w:r>
          </w:del>
        </w:p>
        <w:p w14:paraId="77D36F18" w14:textId="7F34D694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3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3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3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3.1.5 vmppVideoField</w:delText>
            </w:r>
            <w:r w:rsidDel="00F65FC8">
              <w:rPr>
                <w:noProof/>
              </w:rPr>
              <w:tab/>
              <w:delText>12</w:delText>
            </w:r>
          </w:del>
        </w:p>
        <w:p w14:paraId="0559E5DB" w14:textId="619D96E7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33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34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3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3.1.6 vmppPixelFormat</w:delText>
            </w:r>
            <w:r w:rsidDel="00F65FC8">
              <w:rPr>
                <w:noProof/>
              </w:rPr>
              <w:tab/>
              <w:delText>12</w:delText>
            </w:r>
          </w:del>
        </w:p>
        <w:p w14:paraId="64D3B908" w14:textId="4054EB85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36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37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38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3.1.7 vmppResult</w:delText>
            </w:r>
            <w:r w:rsidDel="00F65FC8">
              <w:rPr>
                <w:noProof/>
              </w:rPr>
              <w:tab/>
              <w:delText>13</w:delText>
            </w:r>
          </w:del>
        </w:p>
        <w:p w14:paraId="296E43C5" w14:textId="3449E61C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39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40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41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3.1.8 vmppState</w:delText>
            </w:r>
            <w:r w:rsidDel="00F65FC8">
              <w:rPr>
                <w:noProof/>
              </w:rPr>
              <w:tab/>
              <w:delText>14</w:delText>
            </w:r>
          </w:del>
        </w:p>
        <w:p w14:paraId="062AAA92" w14:textId="3D227915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42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43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44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3.1.10 vmppLogLevel</w:delText>
            </w:r>
            <w:r w:rsidDel="00F65FC8">
              <w:rPr>
                <w:noProof/>
              </w:rPr>
              <w:tab/>
              <w:delText>14</w:delText>
            </w:r>
          </w:del>
        </w:p>
        <w:p w14:paraId="2DDE59E3" w14:textId="4C3A6291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45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46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47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3.1.11 vmppChromaFormat</w:delText>
            </w:r>
            <w:r w:rsidDel="00F65FC8">
              <w:rPr>
                <w:noProof/>
              </w:rPr>
              <w:tab/>
              <w:delText>15</w:delText>
            </w:r>
          </w:del>
        </w:p>
        <w:p w14:paraId="462B31CE" w14:textId="5B2B1FF8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48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49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50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3.1.12 vmppFrameType</w:delText>
            </w:r>
            <w:r w:rsidDel="00F65FC8">
              <w:rPr>
                <w:noProof/>
              </w:rPr>
              <w:tab/>
              <w:delText>15</w:delText>
            </w:r>
          </w:del>
        </w:p>
        <w:p w14:paraId="02228B99" w14:textId="4F77F688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51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52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53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3.1.13 vmppVideoProfile</w:delText>
            </w:r>
            <w:r w:rsidDel="00F65FC8">
              <w:rPr>
                <w:noProof/>
              </w:rPr>
              <w:tab/>
              <w:delText>15</w:delText>
            </w:r>
          </w:del>
        </w:p>
        <w:p w14:paraId="0252254F" w14:textId="3B75A2A0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54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55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5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3.1.14 vmppVideoLevel</w:delText>
            </w:r>
            <w:r w:rsidDel="00F65FC8">
              <w:rPr>
                <w:noProof/>
              </w:rPr>
              <w:tab/>
              <w:delText>16</w:delText>
            </w:r>
          </w:del>
        </w:p>
        <w:p w14:paraId="246DE813" w14:textId="2C949FE6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57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58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59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3.1.15 vmppSEINalType</w:delText>
            </w:r>
            <w:r w:rsidDel="00F65FC8">
              <w:rPr>
                <w:noProof/>
              </w:rPr>
              <w:tab/>
              <w:delText>17</w:delText>
            </w:r>
          </w:del>
        </w:p>
        <w:p w14:paraId="276CD6FF" w14:textId="677FFE3D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6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6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6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3.1.16 vmppSEIPayloadType</w:delText>
            </w:r>
            <w:r w:rsidDel="00F65FC8">
              <w:rPr>
                <w:noProof/>
              </w:rPr>
              <w:tab/>
              <w:delText>17</w:delText>
            </w:r>
          </w:del>
        </w:p>
        <w:p w14:paraId="1580CC61" w14:textId="5B8B7AEF" w:rsidR="0008278D" w:rsidDel="00F65FC8" w:rsidRDefault="0008278D">
          <w:pPr>
            <w:pStyle w:val="TOC2"/>
            <w:tabs>
              <w:tab w:val="left" w:pos="1100"/>
              <w:tab w:val="right" w:leader="dot" w:pos="9736"/>
            </w:tabs>
            <w:rPr>
              <w:del w:id="263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64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6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26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结构体</w:delText>
            </w:r>
            <w:r w:rsidDel="00F65FC8">
              <w:rPr>
                <w:noProof/>
              </w:rPr>
              <w:tab/>
              <w:delText>17</w:delText>
            </w:r>
          </w:del>
        </w:p>
        <w:p w14:paraId="092D739E" w14:textId="2AC84CF8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67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68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69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3.2.1 vmppDecChannelParamters</w:delText>
            </w:r>
            <w:r w:rsidDel="00F65FC8">
              <w:rPr>
                <w:noProof/>
              </w:rPr>
              <w:tab/>
              <w:delText>17</w:delText>
            </w:r>
          </w:del>
        </w:p>
        <w:p w14:paraId="2FB927BA" w14:textId="3C67EFF7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7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7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7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3.2.2 vmppStream</w:delText>
            </w:r>
            <w:r w:rsidDel="00F65FC8">
              <w:rPr>
                <w:noProof/>
              </w:rPr>
              <w:tab/>
              <w:delText>18</w:delText>
            </w:r>
          </w:del>
        </w:p>
        <w:p w14:paraId="6D35CE4E" w14:textId="544FA411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73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74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7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3.2.3 vmppFrame</w:delText>
            </w:r>
            <w:r w:rsidDel="00F65FC8">
              <w:rPr>
                <w:noProof/>
              </w:rPr>
              <w:tab/>
              <w:delText>18</w:delText>
            </w:r>
          </w:del>
        </w:p>
        <w:p w14:paraId="443867F8" w14:textId="5C936327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76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77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78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3.2.4 vmppRuntimeInstance</w:delText>
            </w:r>
            <w:r w:rsidDel="00F65FC8">
              <w:rPr>
                <w:noProof/>
              </w:rPr>
              <w:tab/>
              <w:delText>19</w:delText>
            </w:r>
          </w:del>
        </w:p>
        <w:p w14:paraId="42F962A5" w14:textId="11EAB52F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79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80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81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3.2.5 vmppVersion</w:delText>
            </w:r>
            <w:r w:rsidDel="00F65FC8">
              <w:rPr>
                <w:noProof/>
              </w:rPr>
              <w:tab/>
              <w:delText>19</w:delText>
            </w:r>
          </w:del>
        </w:p>
        <w:p w14:paraId="744A2DB4" w14:textId="44863EB2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82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83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84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3.2.6 vmppHardwareID</w:delText>
            </w:r>
            <w:r w:rsidDel="00F65FC8">
              <w:rPr>
                <w:noProof/>
              </w:rPr>
              <w:tab/>
              <w:delText>19</w:delText>
            </w:r>
          </w:del>
        </w:p>
        <w:p w14:paraId="5CC84375" w14:textId="4988ED8D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85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86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87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3.2.7 vmppDecStatus</w:delText>
            </w:r>
            <w:r w:rsidDel="00F65FC8">
              <w:rPr>
                <w:noProof/>
              </w:rPr>
              <w:tab/>
              <w:delText>20</w:delText>
            </w:r>
          </w:del>
        </w:p>
        <w:p w14:paraId="09D0BD18" w14:textId="313D88F4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88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89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90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3.2.8 vmppDecStreamInfo</w:delText>
            </w:r>
            <w:r w:rsidDel="00F65FC8">
              <w:rPr>
                <w:noProof/>
              </w:rPr>
              <w:tab/>
              <w:delText>20</w:delText>
            </w:r>
          </w:del>
        </w:p>
        <w:p w14:paraId="27F2F02D" w14:textId="4F055359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91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92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93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3.2.9 vmppDecOutputOptions</w:delText>
            </w:r>
            <w:r w:rsidDel="00F65FC8">
              <w:rPr>
                <w:noProof/>
              </w:rPr>
              <w:tab/>
              <w:delText>20</w:delText>
            </w:r>
          </w:del>
        </w:p>
        <w:p w14:paraId="2DF4B981" w14:textId="0371E483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94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95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96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3.2.10 vmppDecJpegInfo</w:delText>
            </w:r>
            <w:r w:rsidDel="00F65FC8">
              <w:rPr>
                <w:noProof/>
              </w:rPr>
              <w:tab/>
              <w:delText>20</w:delText>
            </w:r>
          </w:del>
        </w:p>
        <w:p w14:paraId="207D4476" w14:textId="68B8EF55" w:rsidR="0008278D" w:rsidDel="00F65FC8" w:rsidRDefault="0008278D">
          <w:pPr>
            <w:pStyle w:val="TOC3"/>
            <w:tabs>
              <w:tab w:val="right" w:leader="dot" w:pos="9736"/>
            </w:tabs>
            <w:rPr>
              <w:del w:id="297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298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299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3.2.11 vmppDecVideoInfo</w:delText>
            </w:r>
            <w:r w:rsidDel="00F65FC8">
              <w:rPr>
                <w:noProof/>
              </w:rPr>
              <w:tab/>
              <w:delText>21</w:delText>
            </w:r>
          </w:del>
        </w:p>
        <w:p w14:paraId="00B817FF" w14:textId="7F6E77D8" w:rsidR="0008278D" w:rsidDel="00F65FC8" w:rsidRDefault="0008278D">
          <w:pPr>
            <w:pStyle w:val="TOC3"/>
            <w:tabs>
              <w:tab w:val="right" w:leader="dot" w:pos="9736"/>
            </w:tabs>
            <w:rPr>
              <w:del w:id="300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301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302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3.2.12 vmppDecJpegCapability</w:delText>
            </w:r>
            <w:r w:rsidDel="00F65FC8">
              <w:rPr>
                <w:noProof/>
              </w:rPr>
              <w:tab/>
              <w:delText>21</w:delText>
            </w:r>
          </w:del>
        </w:p>
        <w:p w14:paraId="317D3CCC" w14:textId="4B3F2932" w:rsidR="0008278D" w:rsidDel="00F65FC8" w:rsidRDefault="0008278D">
          <w:pPr>
            <w:pStyle w:val="TOC3"/>
            <w:tabs>
              <w:tab w:val="right" w:leader="dot" w:pos="9736"/>
            </w:tabs>
            <w:rPr>
              <w:del w:id="303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304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30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3.2.13 vmppDecVideoCapability</w:delText>
            </w:r>
            <w:r w:rsidDel="00F65FC8">
              <w:rPr>
                <w:noProof/>
              </w:rPr>
              <w:tab/>
              <w:delText>21</w:delText>
            </w:r>
          </w:del>
        </w:p>
        <w:p w14:paraId="2C922991" w14:textId="49D0CBA7" w:rsidR="0008278D" w:rsidDel="00F65FC8" w:rsidRDefault="0008278D">
          <w:pPr>
            <w:pStyle w:val="TOC3"/>
            <w:tabs>
              <w:tab w:val="right" w:leader="dot" w:pos="9736"/>
            </w:tabs>
            <w:rPr>
              <w:del w:id="306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307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308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3.2.14 vmppDecStreamInfo</w:delText>
            </w:r>
            <w:r w:rsidDel="00F65FC8">
              <w:rPr>
                <w:noProof/>
              </w:rPr>
              <w:tab/>
              <w:delText>22</w:delText>
            </w:r>
          </w:del>
        </w:p>
        <w:p w14:paraId="7E515B47" w14:textId="77E4E9AF" w:rsidR="0008278D" w:rsidDel="00F65FC8" w:rsidRDefault="0008278D">
          <w:pPr>
            <w:pStyle w:val="TOC3"/>
            <w:tabs>
              <w:tab w:val="right" w:leader="dot" w:pos="9736"/>
            </w:tabs>
            <w:rPr>
              <w:del w:id="309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310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311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3.2.15 vmppSEI</w:delText>
            </w:r>
            <w:r w:rsidDel="00F65FC8">
              <w:rPr>
                <w:noProof/>
              </w:rPr>
              <w:tab/>
              <w:delText>22</w:delText>
            </w:r>
          </w:del>
        </w:p>
        <w:p w14:paraId="1227B2D0" w14:textId="1CBF101F" w:rsidR="0008278D" w:rsidDel="00F65FC8" w:rsidRDefault="0008278D">
          <w:pPr>
            <w:pStyle w:val="TOC1"/>
            <w:tabs>
              <w:tab w:val="left" w:pos="420"/>
              <w:tab w:val="right" w:leader="dot" w:pos="9736"/>
            </w:tabs>
            <w:rPr>
              <w:del w:id="312" w:author="Lynne Deng 邓玲玲" w:date="2026-04-21T11:06:00Z" w16du:dateUtc="2026-04-21T03:06:00Z"/>
              <w:rFonts w:hint="eastAsia"/>
              <w:noProof/>
              <w:kern w:val="0"/>
              <w:sz w:val="22"/>
            </w:rPr>
          </w:pPr>
          <w:del w:id="313" w:author="Lynne Deng 邓玲玲" w:date="2026-04-21T11:06:00Z" w16du:dateUtc="2026-04-21T03:06:00Z">
            <w:r w:rsidRPr="00F65FC8" w:rsidDel="00F65FC8">
              <w:rPr>
                <w:rFonts w:hint="eastAsia"/>
                <w:noProof/>
                <w:rPrChange w:id="314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4.</w:delText>
            </w:r>
            <w:r w:rsidDel="00F65FC8">
              <w:rPr>
                <w:noProof/>
                <w:kern w:val="0"/>
                <w:sz w:val="22"/>
              </w:rPr>
              <w:tab/>
            </w:r>
            <w:r w:rsidRPr="00F65FC8" w:rsidDel="00F65FC8">
              <w:rPr>
                <w:rFonts w:hint="eastAsia"/>
                <w:noProof/>
                <w:rPrChange w:id="315" w:author="Lynne Deng 邓玲玲" w:date="2026-04-21T11:06:00Z" w16du:dateUtc="2026-04-21T03:06:00Z">
                  <w:rPr>
                    <w:rStyle w:val="a9"/>
                    <w:rFonts w:hint="eastAsia"/>
                    <w:noProof/>
                  </w:rPr>
                </w:rPrChange>
              </w:rPr>
              <w:delText>简要流程图</w:delText>
            </w:r>
            <w:r w:rsidDel="00F65FC8">
              <w:rPr>
                <w:noProof/>
              </w:rPr>
              <w:tab/>
              <w:delText>23</w:delText>
            </w:r>
          </w:del>
        </w:p>
        <w:p w14:paraId="5439C930" w14:textId="2897366E" w:rsidR="004B5D83" w:rsidDel="008A165C" w:rsidRDefault="00AF2D5F" w:rsidP="008A165C">
          <w:pPr>
            <w:jc w:val="center"/>
            <w:rPr>
              <w:del w:id="316" w:author="Lynne Deng 邓玲玲" w:date="2026-04-21T15:26:00Z" w16du:dateUtc="2026-04-21T07:26:00Z"/>
              <w:rFonts w:eastAsia="方正粗黑宋简体"/>
              <w:bCs/>
              <w:szCs w:val="44"/>
            </w:rPr>
          </w:pPr>
          <w:r>
            <w:rPr>
              <w:rFonts w:eastAsia="方正粗黑宋简体" w:hint="eastAsia"/>
              <w:bCs/>
              <w:szCs w:val="44"/>
            </w:rPr>
            <w:fldChar w:fldCharType="end"/>
          </w:r>
        </w:p>
        <w:p w14:paraId="377538DA" w14:textId="77777777" w:rsidR="008A165C" w:rsidRDefault="008A165C" w:rsidP="008A165C">
          <w:pPr>
            <w:jc w:val="center"/>
            <w:rPr>
              <w:ins w:id="317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3ACB5A61" w14:textId="77777777" w:rsidR="008A165C" w:rsidRDefault="008A165C" w:rsidP="008A165C">
          <w:pPr>
            <w:jc w:val="center"/>
            <w:rPr>
              <w:ins w:id="318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7637ED47" w14:textId="77777777" w:rsidR="008A165C" w:rsidRDefault="008A165C" w:rsidP="008A165C">
          <w:pPr>
            <w:jc w:val="center"/>
            <w:rPr>
              <w:ins w:id="319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648F8C5D" w14:textId="77777777" w:rsidR="008A165C" w:rsidRDefault="008A165C" w:rsidP="008A165C">
          <w:pPr>
            <w:jc w:val="center"/>
            <w:rPr>
              <w:ins w:id="320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53B4FB0B" w14:textId="77777777" w:rsidR="008A165C" w:rsidRDefault="008A165C" w:rsidP="008A165C">
          <w:pPr>
            <w:jc w:val="center"/>
            <w:rPr>
              <w:ins w:id="321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316E1C85" w14:textId="77777777" w:rsidR="008A165C" w:rsidRDefault="008A165C" w:rsidP="008A165C">
          <w:pPr>
            <w:jc w:val="center"/>
            <w:rPr>
              <w:ins w:id="322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4F4D50EA" w14:textId="77777777" w:rsidR="008A165C" w:rsidRDefault="008A165C" w:rsidP="008A165C">
          <w:pPr>
            <w:jc w:val="center"/>
            <w:rPr>
              <w:ins w:id="323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1F23B35F" w14:textId="77777777" w:rsidR="008A165C" w:rsidRDefault="008A165C" w:rsidP="008A165C">
          <w:pPr>
            <w:jc w:val="center"/>
            <w:rPr>
              <w:ins w:id="324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4EB558CE" w14:textId="77777777" w:rsidR="008A165C" w:rsidRDefault="008A165C" w:rsidP="008A165C">
          <w:pPr>
            <w:jc w:val="center"/>
            <w:rPr>
              <w:ins w:id="325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4FAC97C2" w14:textId="77777777" w:rsidR="008A165C" w:rsidRDefault="008A165C" w:rsidP="008A165C">
          <w:pPr>
            <w:jc w:val="center"/>
            <w:rPr>
              <w:ins w:id="326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55D1FAAA" w14:textId="77777777" w:rsidR="008A165C" w:rsidRDefault="008A165C" w:rsidP="008A165C">
          <w:pPr>
            <w:jc w:val="center"/>
            <w:rPr>
              <w:ins w:id="327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188E90B3" w14:textId="77777777" w:rsidR="008A165C" w:rsidRDefault="008A165C" w:rsidP="008A165C">
          <w:pPr>
            <w:jc w:val="center"/>
            <w:rPr>
              <w:ins w:id="328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531CB0CE" w14:textId="77777777" w:rsidR="008A165C" w:rsidRDefault="008A165C" w:rsidP="008A165C">
          <w:pPr>
            <w:jc w:val="center"/>
            <w:rPr>
              <w:ins w:id="329" w:author="Lynne Deng 邓玲玲" w:date="2026-04-21T15:26:00Z" w16du:dateUtc="2026-04-21T07:26:00Z"/>
              <w:rFonts w:eastAsia="方正粗黑宋简体"/>
              <w:bCs/>
              <w:szCs w:val="44"/>
            </w:rPr>
          </w:pPr>
        </w:p>
        <w:p w14:paraId="72753C44" w14:textId="77777777" w:rsidR="008A165C" w:rsidRDefault="008A165C" w:rsidP="008A165C">
          <w:pPr>
            <w:jc w:val="center"/>
            <w:rPr>
              <w:ins w:id="330" w:author="Lynne Deng 邓玲玲" w:date="2026-04-21T15:26:00Z" w16du:dateUtc="2026-04-21T07:26:00Z"/>
              <w:rFonts w:eastAsia="方正粗黑宋简体" w:hint="eastAsia"/>
              <w:bCs/>
              <w:szCs w:val="44"/>
            </w:rPr>
          </w:pPr>
        </w:p>
        <w:p w14:paraId="2DEA7846" w14:textId="4C0FEAE2" w:rsidR="004B5D83" w:rsidDel="008A165C" w:rsidRDefault="004B5D83" w:rsidP="008A165C">
          <w:pPr>
            <w:jc w:val="center"/>
            <w:rPr>
              <w:del w:id="331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32" w:author="Lynne Deng 邓玲玲" w:date="2026-04-21T15:26:00Z" w16du:dateUtc="2026-04-21T07:26:00Z">
              <w:pPr>
                <w:jc w:val="center"/>
              </w:pPr>
            </w:pPrChange>
          </w:pPr>
        </w:p>
        <w:p w14:paraId="1959F9AC" w14:textId="19B2C089" w:rsidR="004B5D83" w:rsidDel="008A165C" w:rsidRDefault="004B5D83" w:rsidP="008A165C">
          <w:pPr>
            <w:jc w:val="center"/>
            <w:rPr>
              <w:del w:id="333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34" w:author="Lynne Deng 邓玲玲" w:date="2026-04-21T15:26:00Z" w16du:dateUtc="2026-04-21T07:26:00Z">
              <w:pPr>
                <w:jc w:val="center"/>
              </w:pPr>
            </w:pPrChange>
          </w:pPr>
        </w:p>
        <w:p w14:paraId="4B27D331" w14:textId="799118D7" w:rsidR="004B5D83" w:rsidDel="008A165C" w:rsidRDefault="004B5D83" w:rsidP="008A165C">
          <w:pPr>
            <w:jc w:val="center"/>
            <w:rPr>
              <w:del w:id="335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36" w:author="Lynne Deng 邓玲玲" w:date="2026-04-21T15:26:00Z" w16du:dateUtc="2026-04-21T07:26:00Z">
              <w:pPr>
                <w:jc w:val="center"/>
              </w:pPr>
            </w:pPrChange>
          </w:pPr>
        </w:p>
        <w:p w14:paraId="47BE5263" w14:textId="4E72DE79" w:rsidR="004B5D83" w:rsidDel="008A165C" w:rsidRDefault="004B5D83" w:rsidP="008A165C">
          <w:pPr>
            <w:jc w:val="center"/>
            <w:rPr>
              <w:del w:id="337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38" w:author="Lynne Deng 邓玲玲" w:date="2026-04-21T15:26:00Z" w16du:dateUtc="2026-04-21T07:26:00Z">
              <w:pPr>
                <w:jc w:val="center"/>
              </w:pPr>
            </w:pPrChange>
          </w:pPr>
        </w:p>
        <w:p w14:paraId="14F8E7D7" w14:textId="27CDB73A" w:rsidR="004B5D83" w:rsidDel="008A165C" w:rsidRDefault="004B5D83" w:rsidP="008A165C">
          <w:pPr>
            <w:jc w:val="center"/>
            <w:rPr>
              <w:del w:id="339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40" w:author="Lynne Deng 邓玲玲" w:date="2026-04-21T15:26:00Z" w16du:dateUtc="2026-04-21T07:26:00Z">
              <w:pPr>
                <w:jc w:val="center"/>
              </w:pPr>
            </w:pPrChange>
          </w:pPr>
        </w:p>
        <w:p w14:paraId="37DBE8F9" w14:textId="19FAFBCC" w:rsidR="004B5D83" w:rsidDel="008A165C" w:rsidRDefault="004B5D83" w:rsidP="008A165C">
          <w:pPr>
            <w:jc w:val="center"/>
            <w:rPr>
              <w:del w:id="341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42" w:author="Lynne Deng 邓玲玲" w:date="2026-04-21T15:26:00Z" w16du:dateUtc="2026-04-21T07:26:00Z">
              <w:pPr>
                <w:jc w:val="center"/>
              </w:pPr>
            </w:pPrChange>
          </w:pPr>
        </w:p>
        <w:p w14:paraId="3E224C66" w14:textId="4C9A7EC6" w:rsidR="004B5D83" w:rsidDel="008A165C" w:rsidRDefault="004B5D83" w:rsidP="008A165C">
          <w:pPr>
            <w:jc w:val="center"/>
            <w:rPr>
              <w:del w:id="343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44" w:author="Lynne Deng 邓玲玲" w:date="2026-04-21T15:26:00Z" w16du:dateUtc="2026-04-21T07:26:00Z">
              <w:pPr>
                <w:jc w:val="center"/>
              </w:pPr>
            </w:pPrChange>
          </w:pPr>
        </w:p>
        <w:p w14:paraId="723D94B0" w14:textId="5DFE5E93" w:rsidR="004B5D83" w:rsidDel="008A165C" w:rsidRDefault="004B5D83" w:rsidP="008A165C">
          <w:pPr>
            <w:jc w:val="center"/>
            <w:rPr>
              <w:del w:id="345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46" w:author="Lynne Deng 邓玲玲" w:date="2026-04-21T15:26:00Z" w16du:dateUtc="2026-04-21T07:26:00Z">
              <w:pPr>
                <w:jc w:val="center"/>
              </w:pPr>
            </w:pPrChange>
          </w:pPr>
        </w:p>
        <w:p w14:paraId="60D0BDC7" w14:textId="027F15C8" w:rsidR="004B5D83" w:rsidDel="008A165C" w:rsidRDefault="004B5D83" w:rsidP="008A165C">
          <w:pPr>
            <w:jc w:val="center"/>
            <w:rPr>
              <w:del w:id="347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48" w:author="Lynne Deng 邓玲玲" w:date="2026-04-21T15:26:00Z" w16du:dateUtc="2026-04-21T07:26:00Z">
              <w:pPr>
                <w:jc w:val="center"/>
              </w:pPr>
            </w:pPrChange>
          </w:pPr>
        </w:p>
        <w:p w14:paraId="745F0A4D" w14:textId="60734E1B" w:rsidR="004B5D83" w:rsidDel="008A165C" w:rsidRDefault="004B5D83" w:rsidP="008A165C">
          <w:pPr>
            <w:jc w:val="center"/>
            <w:rPr>
              <w:del w:id="349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50" w:author="Lynne Deng 邓玲玲" w:date="2026-04-21T15:26:00Z" w16du:dateUtc="2026-04-21T07:26:00Z">
              <w:pPr>
                <w:jc w:val="center"/>
              </w:pPr>
            </w:pPrChange>
          </w:pPr>
        </w:p>
        <w:p w14:paraId="1563B8B8" w14:textId="42884158" w:rsidR="004B5D83" w:rsidDel="008A165C" w:rsidRDefault="004B5D83" w:rsidP="008A165C">
          <w:pPr>
            <w:jc w:val="center"/>
            <w:rPr>
              <w:del w:id="351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52" w:author="Lynne Deng 邓玲玲" w:date="2026-04-21T15:26:00Z" w16du:dateUtc="2026-04-21T07:26:00Z">
              <w:pPr>
                <w:jc w:val="center"/>
              </w:pPr>
            </w:pPrChange>
          </w:pPr>
        </w:p>
        <w:p w14:paraId="23F49077" w14:textId="003FAE28" w:rsidR="004B5D83" w:rsidDel="008A165C" w:rsidRDefault="004B5D83" w:rsidP="008A165C">
          <w:pPr>
            <w:jc w:val="center"/>
            <w:rPr>
              <w:del w:id="353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54" w:author="Lynne Deng 邓玲玲" w:date="2026-04-21T15:26:00Z" w16du:dateUtc="2026-04-21T07:26:00Z">
              <w:pPr>
                <w:jc w:val="center"/>
              </w:pPr>
            </w:pPrChange>
          </w:pPr>
        </w:p>
        <w:p w14:paraId="39598BAE" w14:textId="3C5AE1B0" w:rsidR="004B5D83" w:rsidDel="00B47FDD" w:rsidRDefault="004B5D83" w:rsidP="008A165C">
          <w:pPr>
            <w:jc w:val="center"/>
            <w:rPr>
              <w:del w:id="355" w:author="Lynne Deng 邓玲玲" w:date="2026-04-21T15:25:00Z" w16du:dateUtc="2026-04-21T07:25:00Z"/>
              <w:rFonts w:eastAsia="方正粗黑宋简体" w:hint="eastAsia"/>
              <w:bCs/>
              <w:szCs w:val="44"/>
            </w:rPr>
            <w:pPrChange w:id="356" w:author="Lynne Deng 邓玲玲" w:date="2026-04-21T15:26:00Z" w16du:dateUtc="2026-04-21T07:26:00Z">
              <w:pPr>
                <w:jc w:val="center"/>
              </w:pPr>
            </w:pPrChange>
          </w:pPr>
        </w:p>
        <w:p w14:paraId="18EBEDC6" w14:textId="0590F7E8" w:rsidR="004B5D83" w:rsidDel="008A165C" w:rsidRDefault="004B5D83" w:rsidP="008A165C">
          <w:pPr>
            <w:jc w:val="center"/>
            <w:rPr>
              <w:del w:id="357" w:author="Lynne Deng 邓玲玲" w:date="2026-04-21T15:26:00Z" w16du:dateUtc="2026-04-21T07:26:00Z"/>
              <w:rFonts w:eastAsia="方正粗黑宋简体" w:hint="eastAsia"/>
              <w:bCs/>
              <w:szCs w:val="44"/>
            </w:rPr>
            <w:pPrChange w:id="358" w:author="Lynne Deng 邓玲玲" w:date="2026-04-21T15:26:00Z" w16du:dateUtc="2026-04-21T07:26:00Z">
              <w:pPr>
                <w:jc w:val="center"/>
              </w:pPr>
            </w:pPrChange>
          </w:pPr>
        </w:p>
        <w:p w14:paraId="58CD9D0D" w14:textId="77777777" w:rsidR="004B5D83" w:rsidRDefault="004B5D83" w:rsidP="008A165C">
          <w:pPr>
            <w:jc w:val="center"/>
            <w:rPr>
              <w:rFonts w:eastAsia="方正粗黑宋简体" w:hint="eastAsia"/>
              <w:bCs/>
              <w:szCs w:val="44"/>
            </w:rPr>
          </w:pPr>
        </w:p>
        <w:p w14:paraId="4D852B91" w14:textId="77777777" w:rsidR="004B5D83" w:rsidDel="00B47FDD" w:rsidRDefault="004B5D83" w:rsidP="000F5E6B">
          <w:pPr>
            <w:jc w:val="center"/>
            <w:rPr>
              <w:del w:id="359" w:author="Lynne Deng 邓玲玲" w:date="2026-04-21T15:24:00Z" w16du:dateUtc="2026-04-21T07:24:00Z"/>
              <w:rFonts w:eastAsia="方正粗黑宋简体" w:hint="eastAsia"/>
              <w:bCs/>
              <w:szCs w:val="44"/>
            </w:rPr>
          </w:pPr>
        </w:p>
        <w:p w14:paraId="5D325266" w14:textId="77777777" w:rsidR="004B5D83" w:rsidDel="00B47FDD" w:rsidRDefault="004B5D83" w:rsidP="000F5E6B">
          <w:pPr>
            <w:jc w:val="center"/>
            <w:rPr>
              <w:del w:id="360" w:author="Lynne Deng 邓玲玲" w:date="2026-04-21T15:24:00Z" w16du:dateUtc="2026-04-21T07:24:00Z"/>
              <w:rFonts w:eastAsia="方正粗黑宋简体" w:hint="eastAsia"/>
              <w:bCs/>
              <w:szCs w:val="44"/>
            </w:rPr>
          </w:pPr>
        </w:p>
        <w:p w14:paraId="237CD37C" w14:textId="77777777" w:rsidR="004B5D83" w:rsidDel="00B47FDD" w:rsidRDefault="004B5D83" w:rsidP="000F5E6B">
          <w:pPr>
            <w:jc w:val="center"/>
            <w:rPr>
              <w:del w:id="361" w:author="Lynne Deng 邓玲玲" w:date="2026-04-21T15:24:00Z" w16du:dateUtc="2026-04-21T07:24:00Z"/>
              <w:rFonts w:eastAsia="方正粗黑宋简体" w:hint="eastAsia"/>
              <w:bCs/>
              <w:szCs w:val="44"/>
            </w:rPr>
          </w:pPr>
        </w:p>
        <w:p w14:paraId="0F1015A9" w14:textId="77777777" w:rsidR="004B5D83" w:rsidDel="00B47FDD" w:rsidRDefault="004B5D83" w:rsidP="000F5E6B">
          <w:pPr>
            <w:jc w:val="center"/>
            <w:rPr>
              <w:del w:id="362" w:author="Lynne Deng 邓玲玲" w:date="2026-04-21T15:24:00Z" w16du:dateUtc="2026-04-21T07:24:00Z"/>
              <w:rFonts w:eastAsia="方正粗黑宋简体" w:hint="eastAsia"/>
              <w:bCs/>
              <w:szCs w:val="44"/>
            </w:rPr>
          </w:pPr>
        </w:p>
        <w:p w14:paraId="7CF8112D" w14:textId="77777777" w:rsidR="004B5D83" w:rsidDel="00B47FDD" w:rsidRDefault="004B5D83" w:rsidP="000F5E6B">
          <w:pPr>
            <w:jc w:val="center"/>
            <w:rPr>
              <w:del w:id="363" w:author="Lynne Deng 邓玲玲" w:date="2026-04-21T15:24:00Z" w16du:dateUtc="2026-04-21T07:24:00Z"/>
              <w:rFonts w:eastAsia="方正粗黑宋简体" w:hint="eastAsia"/>
              <w:bCs/>
              <w:szCs w:val="44"/>
            </w:rPr>
          </w:pPr>
        </w:p>
        <w:p w14:paraId="50724F91" w14:textId="77777777" w:rsidR="004B5D83" w:rsidDel="00B47FDD" w:rsidRDefault="004B5D83" w:rsidP="000F5E6B">
          <w:pPr>
            <w:jc w:val="center"/>
            <w:rPr>
              <w:del w:id="364" w:author="Lynne Deng 邓玲玲" w:date="2026-04-21T15:24:00Z" w16du:dateUtc="2026-04-21T07:24:00Z"/>
              <w:rFonts w:eastAsia="方正粗黑宋简体" w:hint="eastAsia"/>
              <w:b/>
              <w:bCs/>
              <w:sz w:val="44"/>
              <w:szCs w:val="44"/>
            </w:rPr>
          </w:pPr>
        </w:p>
        <w:p w14:paraId="18DAD7B2" w14:textId="77777777" w:rsidR="004B5D83" w:rsidDel="00B47FDD" w:rsidRDefault="004B5D83" w:rsidP="000F5E6B">
          <w:pPr>
            <w:jc w:val="center"/>
            <w:rPr>
              <w:del w:id="365" w:author="Lynne Deng 邓玲玲" w:date="2026-04-21T15:24:00Z" w16du:dateUtc="2026-04-21T07:24:00Z"/>
              <w:rFonts w:eastAsia="方正粗黑宋简体" w:hint="eastAsia"/>
              <w:b/>
              <w:bCs/>
              <w:sz w:val="44"/>
              <w:szCs w:val="44"/>
            </w:rPr>
          </w:pPr>
        </w:p>
        <w:p w14:paraId="4F981574" w14:textId="77777777" w:rsidR="004B5D83" w:rsidDel="00B47FDD" w:rsidRDefault="004B5D83" w:rsidP="000F5E6B">
          <w:pPr>
            <w:jc w:val="center"/>
            <w:rPr>
              <w:del w:id="366" w:author="Lynne Deng 邓玲玲" w:date="2026-04-21T15:24:00Z" w16du:dateUtc="2026-04-21T07:24:00Z"/>
              <w:rFonts w:eastAsia="方正粗黑宋简体" w:hint="eastAsia"/>
              <w:b/>
              <w:bCs/>
              <w:sz w:val="44"/>
              <w:szCs w:val="44"/>
            </w:rPr>
          </w:pPr>
        </w:p>
        <w:p w14:paraId="512E6AB6" w14:textId="1E918495" w:rsidR="00B324EC" w:rsidRDefault="00000000" w:rsidP="00B47FDD">
          <w:pPr>
            <w:rPr>
              <w:rFonts w:eastAsia="方正粗黑宋简体" w:hint="eastAsia"/>
              <w:b/>
              <w:bCs/>
              <w:sz w:val="44"/>
              <w:szCs w:val="44"/>
            </w:rPr>
            <w:pPrChange w:id="367" w:author="Lynne Deng 邓玲玲" w:date="2026-04-21T15:24:00Z" w16du:dateUtc="2026-04-21T07:24:00Z">
              <w:pPr>
                <w:jc w:val="center"/>
              </w:pPr>
            </w:pPrChange>
          </w:pPr>
        </w:p>
        <w:bookmarkStart w:id="368" w:name="OLE_LINK70" w:displacedByCustomXml="next"/>
      </w:sdtContent>
    </w:sdt>
    <w:bookmarkEnd w:id="368" w:displacedByCustomXml="prev"/>
    <w:p w14:paraId="7CC09A29" w14:textId="58A39FB6" w:rsidR="00B324EC" w:rsidRDefault="00AF2D5F">
      <w:pPr>
        <w:pStyle w:val="1"/>
        <w:numPr>
          <w:ilvl w:val="0"/>
          <w:numId w:val="1"/>
        </w:numPr>
        <w:rPr>
          <w:rFonts w:hint="eastAsia"/>
        </w:rPr>
      </w:pPr>
      <w:bookmarkStart w:id="369" w:name="_Toc227677527"/>
      <w:r>
        <w:rPr>
          <w:rFonts w:hint="eastAsia"/>
        </w:rPr>
        <w:lastRenderedPageBreak/>
        <w:t xml:space="preserve">Vdec </w:t>
      </w:r>
      <w:r w:rsidR="00566276">
        <w:t>SDK</w:t>
      </w:r>
      <w:r>
        <w:rPr>
          <w:rFonts w:hint="eastAsia"/>
        </w:rPr>
        <w:t>概述</w:t>
      </w:r>
      <w:bookmarkEnd w:id="369"/>
    </w:p>
    <w:p w14:paraId="03E71321" w14:textId="079067D1" w:rsidR="00B324EC" w:rsidRDefault="00AF2D5F">
      <w:pPr>
        <w:pStyle w:val="2"/>
        <w:numPr>
          <w:ilvl w:val="1"/>
          <w:numId w:val="1"/>
        </w:numPr>
        <w:rPr>
          <w:rFonts w:hint="eastAsia"/>
        </w:rPr>
      </w:pPr>
      <w:bookmarkStart w:id="370" w:name="_Toc227677528"/>
      <w:r>
        <w:rPr>
          <w:rFonts w:hint="eastAsia"/>
        </w:rPr>
        <w:t xml:space="preserve">Video </w:t>
      </w:r>
      <w:r w:rsidR="00D9171A">
        <w:t>SDK</w:t>
      </w:r>
      <w:r>
        <w:rPr>
          <w:rFonts w:hint="eastAsia"/>
        </w:rPr>
        <w:t>模块</w:t>
      </w:r>
      <w:bookmarkEnd w:id="370"/>
    </w:p>
    <w:p w14:paraId="52D592C2" w14:textId="15419012" w:rsidR="00B324EC" w:rsidRPr="00CC0981" w:rsidRDefault="00AF2D5F">
      <w:pPr>
        <w:pStyle w:val="a8"/>
        <w:ind w:firstLineChars="0" w:firstLine="0"/>
        <w:rPr>
          <w:rFonts w:ascii="Times New Roman" w:eastAsia="宋体" w:hAnsi="Times New Roman" w:cs="Times New Roman"/>
        </w:rPr>
      </w:pPr>
      <w:r w:rsidRPr="00CC0981">
        <w:rPr>
          <w:rFonts w:ascii="Times New Roman" w:eastAsia="宋体" w:hAnsi="Times New Roman" w:cs="Times New Roman"/>
        </w:rPr>
        <w:t xml:space="preserve">Video </w:t>
      </w:r>
      <w:r w:rsidRPr="00CC0981">
        <w:rPr>
          <w:rFonts w:ascii="Times New Roman" w:eastAsia="宋体" w:hAnsi="Times New Roman" w:cs="Times New Roman"/>
        </w:rPr>
        <w:t>共分为两个模块：解码模块（</w:t>
      </w:r>
      <w:r w:rsidRPr="00CC0981">
        <w:rPr>
          <w:rFonts w:ascii="Times New Roman" w:eastAsia="宋体" w:hAnsi="Times New Roman" w:cs="Times New Roman"/>
        </w:rPr>
        <w:t>VDEC</w:t>
      </w:r>
      <w:r w:rsidRPr="00CC0981">
        <w:rPr>
          <w:rFonts w:ascii="Times New Roman" w:eastAsia="宋体" w:hAnsi="Times New Roman" w:cs="Times New Roman"/>
        </w:rPr>
        <w:t>）、编码模块（</w:t>
      </w:r>
      <w:r w:rsidRPr="00CC0981">
        <w:rPr>
          <w:rFonts w:ascii="Times New Roman" w:eastAsia="宋体" w:hAnsi="Times New Roman" w:cs="Times New Roman"/>
        </w:rPr>
        <w:t>VENC</w:t>
      </w:r>
      <w:r w:rsidRPr="00CC0981">
        <w:rPr>
          <w:rFonts w:ascii="Times New Roman" w:eastAsia="宋体" w:hAnsi="Times New Roman" w:cs="Times New Roman"/>
        </w:rPr>
        <w:t>）。</w:t>
      </w:r>
      <w:r w:rsidRPr="00CC0981">
        <w:rPr>
          <w:rFonts w:ascii="Times New Roman" w:eastAsia="宋体" w:hAnsi="Times New Roman" w:cs="Times New Roman"/>
        </w:rPr>
        <w:t xml:space="preserve">Video </w:t>
      </w:r>
      <w:r w:rsidR="005B5374" w:rsidRPr="00CC0981">
        <w:rPr>
          <w:rFonts w:ascii="Times New Roman" w:eastAsia="宋体" w:hAnsi="Times New Roman" w:cs="Times New Roman"/>
        </w:rPr>
        <w:t>SDK</w:t>
      </w:r>
      <w:r w:rsidRPr="00CC0981">
        <w:rPr>
          <w:rFonts w:ascii="Times New Roman" w:eastAsia="宋体" w:hAnsi="Times New Roman" w:cs="Times New Roman"/>
        </w:rPr>
        <w:t>文件目录图如下：</w:t>
      </w:r>
    </w:p>
    <w:p w14:paraId="4DD61334" w14:textId="13858803" w:rsidR="00112A6D" w:rsidRDefault="00112A6D" w:rsidP="00112A6D">
      <w:pPr>
        <w:jc w:val="center"/>
        <w:rPr>
          <w:ins w:id="371" w:author="Lynne Deng 邓玲玲" w:date="2026-04-21T15:21:00Z" w16du:dateUtc="2026-04-21T07:21:00Z"/>
          <w:rFonts w:hint="eastAsia"/>
        </w:rPr>
      </w:pPr>
      <w:ins w:id="372" w:author="Lynne Deng 邓玲玲" w:date="2026-04-21T15:24:00Z" w16du:dateUtc="2026-04-21T07:24:00Z">
        <w:r>
          <w:rPr>
            <w:noProof/>
          </w:rPr>
          <w:drawing>
            <wp:inline distT="0" distB="0" distL="0" distR="0" wp14:anchorId="511E86F9" wp14:editId="0ACEEDF2">
              <wp:extent cx="6188710" cy="2719705"/>
              <wp:effectExtent l="0" t="0" r="2540" b="4445"/>
              <wp:docPr id="153801774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8017742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8710" cy="27197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8AB9852" w14:textId="77777777" w:rsidR="00112A6D" w:rsidRDefault="00112A6D" w:rsidP="00112A6D">
      <w:pPr>
        <w:rPr>
          <w:ins w:id="373" w:author="Lynne Deng 邓玲玲" w:date="2026-04-21T15:21:00Z" w16du:dateUtc="2026-04-21T07:21:00Z"/>
          <w:rFonts w:ascii="Times New Roman" w:hAnsi="Times New Roman" w:cs="Times New Roman"/>
          <w:sz w:val="18"/>
          <w:szCs w:val="18"/>
        </w:rPr>
      </w:pPr>
      <w:ins w:id="374" w:author="Lynne Deng 邓玲玲" w:date="2026-04-21T15:21:00Z" w16du:dateUtc="2026-04-21T07:21:00Z">
        <w:r>
          <w:rPr>
            <w:rFonts w:ascii="Times New Roman" w:hAnsi="Times New Roman" w:cs="Times New Roman"/>
            <w:sz w:val="18"/>
            <w:szCs w:val="18"/>
          </w:rPr>
          <w:t>【注释】</w:t>
        </w:r>
      </w:ins>
    </w:p>
    <w:p w14:paraId="59FF40E1" w14:textId="77777777" w:rsidR="00112A6D" w:rsidRDefault="00112A6D" w:rsidP="00112A6D">
      <w:pPr>
        <w:rPr>
          <w:ins w:id="375" w:author="Lynne Deng 邓玲玲" w:date="2026-04-21T15:21:00Z" w16du:dateUtc="2026-04-21T07:21:00Z"/>
          <w:rFonts w:ascii="Times New Roman" w:hAnsi="Times New Roman" w:cs="Times New Roman"/>
          <w:sz w:val="18"/>
          <w:szCs w:val="18"/>
        </w:rPr>
      </w:pPr>
      <w:ins w:id="376" w:author="Lynne Deng 邓玲玲" w:date="2026-04-21T15:21:00Z" w16du:dateUtc="2026-04-21T07:21:00Z">
        <w:r>
          <w:rPr>
            <w:rFonts w:ascii="Times New Roman" w:hAnsi="Times New Roman" w:cs="Times New Roman"/>
            <w:sz w:val="18"/>
            <w:szCs w:val="18"/>
          </w:rPr>
          <w:t xml:space="preserve">sample: </w:t>
        </w:r>
        <w:r>
          <w:rPr>
            <w:rFonts w:ascii="Times New Roman" w:hAnsi="Times New Roman" w:cs="Times New Roman"/>
            <w:sz w:val="18"/>
            <w:szCs w:val="18"/>
          </w:rPr>
          <w:t>测试程序包；</w:t>
        </w:r>
      </w:ins>
    </w:p>
    <w:p w14:paraId="3068CF55" w14:textId="77777777" w:rsidR="00112A6D" w:rsidRDefault="00112A6D" w:rsidP="00112A6D">
      <w:pPr>
        <w:rPr>
          <w:ins w:id="377" w:author="Lynne Deng 邓玲玲" w:date="2026-04-21T15:21:00Z" w16du:dateUtc="2026-04-21T07:21:00Z"/>
          <w:rFonts w:ascii="Times New Roman" w:hAnsi="Times New Roman" w:cs="Times New Roman"/>
          <w:sz w:val="18"/>
          <w:szCs w:val="18"/>
        </w:rPr>
      </w:pPr>
      <w:ins w:id="378" w:author="Lynne Deng 邓玲玲" w:date="2026-04-21T15:21:00Z" w16du:dateUtc="2026-04-21T07:21:00Z">
        <w:r>
          <w:rPr>
            <w:rFonts w:ascii="Times New Roman" w:hAnsi="Times New Roman" w:cs="Times New Roman"/>
            <w:sz w:val="18"/>
            <w:szCs w:val="18"/>
          </w:rPr>
          <w:t>inc: SDK</w:t>
        </w:r>
        <w:r>
          <w:rPr>
            <w:rFonts w:ascii="Times New Roman" w:hAnsi="Times New Roman" w:cs="Times New Roman"/>
            <w:sz w:val="18"/>
            <w:szCs w:val="18"/>
          </w:rPr>
          <w:t>对外开放的头文件</w:t>
        </w:r>
        <w:r>
          <w:rPr>
            <w:rFonts w:ascii="Times New Roman" w:hAnsi="Times New Roman" w:cs="Times New Roman"/>
            <w:sz w:val="18"/>
            <w:szCs w:val="18"/>
          </w:rPr>
          <w:t>,</w:t>
        </w:r>
        <w:r>
          <w:rPr>
            <w:rFonts w:ascii="Times New Roman" w:hAnsi="Times New Roman" w:cs="Times New Roman"/>
            <w:sz w:val="18"/>
            <w:szCs w:val="18"/>
          </w:rPr>
          <w:t>用户通过调用里面函数实现自身编解码等功能；</w:t>
        </w:r>
      </w:ins>
    </w:p>
    <w:p w14:paraId="3FE6B051" w14:textId="77777777" w:rsidR="00112A6D" w:rsidRDefault="00112A6D" w:rsidP="00112A6D">
      <w:pPr>
        <w:rPr>
          <w:ins w:id="379" w:author="Lynne Deng 邓玲玲" w:date="2026-04-21T15:21:00Z" w16du:dateUtc="2026-04-21T07:21:00Z"/>
          <w:rFonts w:ascii="Times New Roman" w:hAnsi="Times New Roman" w:cs="Times New Roman"/>
          <w:sz w:val="18"/>
          <w:szCs w:val="18"/>
        </w:rPr>
      </w:pPr>
      <w:ins w:id="380" w:author="Lynne Deng 邓玲玲" w:date="2026-04-21T15:21:00Z" w16du:dateUtc="2026-04-21T07:21:00Z">
        <w:r>
          <w:rPr>
            <w:rFonts w:ascii="Times New Roman" w:hAnsi="Times New Roman" w:cs="Times New Roman"/>
            <w:sz w:val="18"/>
            <w:szCs w:val="18"/>
          </w:rPr>
          <w:t xml:space="preserve">src: </w:t>
        </w:r>
        <w:r>
          <w:rPr>
            <w:rFonts w:ascii="Times New Roman" w:hAnsi="Times New Roman" w:cs="Times New Roman" w:hint="eastAsia"/>
            <w:sz w:val="18"/>
            <w:szCs w:val="18"/>
          </w:rPr>
          <w:t>源文件目录</w:t>
        </w:r>
      </w:ins>
    </w:p>
    <w:p w14:paraId="1006F55C" w14:textId="77777777" w:rsidR="00112A6D" w:rsidRDefault="00112A6D" w:rsidP="00112A6D">
      <w:pPr>
        <w:rPr>
          <w:ins w:id="381" w:author="Lynne Deng 邓玲玲" w:date="2026-04-21T15:21:00Z" w16du:dateUtc="2026-04-21T07:21:00Z"/>
          <w:rFonts w:ascii="Times New Roman" w:hAnsi="Times New Roman" w:cs="Times New Roman"/>
          <w:sz w:val="18"/>
          <w:szCs w:val="18"/>
        </w:rPr>
      </w:pPr>
      <w:ins w:id="382" w:author="Lynne Deng 邓玲玲" w:date="2026-04-21T15:21:00Z" w16du:dateUtc="2026-04-21T07:21:00Z">
        <w:r>
          <w:rPr>
            <w:rFonts w:ascii="Times New Roman" w:hAnsi="Times New Roman" w:cs="Times New Roman"/>
            <w:sz w:val="18"/>
            <w:szCs w:val="18"/>
          </w:rPr>
          <w:t xml:space="preserve">dec: </w:t>
        </w:r>
        <w:r>
          <w:rPr>
            <w:rFonts w:ascii="Times New Roman" w:hAnsi="Times New Roman" w:cs="Times New Roman"/>
            <w:sz w:val="18"/>
            <w:szCs w:val="18"/>
          </w:rPr>
          <w:t>解码功能的实现；</w:t>
        </w:r>
      </w:ins>
    </w:p>
    <w:p w14:paraId="75FF8D68" w14:textId="77777777" w:rsidR="00112A6D" w:rsidRDefault="00112A6D" w:rsidP="00112A6D">
      <w:pPr>
        <w:rPr>
          <w:ins w:id="383" w:author="Lynne Deng 邓玲玲" w:date="2026-04-21T15:21:00Z" w16du:dateUtc="2026-04-21T07:21:00Z"/>
          <w:rFonts w:ascii="Times New Roman" w:hAnsi="Times New Roman" w:cs="Times New Roman"/>
          <w:sz w:val="18"/>
          <w:szCs w:val="18"/>
        </w:rPr>
      </w:pPr>
      <w:ins w:id="384" w:author="Lynne Deng 邓玲玲" w:date="2026-04-21T15:21:00Z" w16du:dateUtc="2026-04-21T07:21:00Z">
        <w:r>
          <w:rPr>
            <w:rFonts w:ascii="Times New Roman" w:hAnsi="Times New Roman" w:cs="Times New Roman"/>
            <w:sz w:val="18"/>
            <w:szCs w:val="18"/>
          </w:rPr>
          <w:t xml:space="preserve">enc: </w:t>
        </w:r>
        <w:r>
          <w:rPr>
            <w:rFonts w:ascii="Times New Roman" w:hAnsi="Times New Roman" w:cs="Times New Roman"/>
            <w:sz w:val="18"/>
            <w:szCs w:val="18"/>
          </w:rPr>
          <w:t>编码功能的实现。</w:t>
        </w:r>
      </w:ins>
    </w:p>
    <w:p w14:paraId="67E0B774" w14:textId="77777777" w:rsidR="00112A6D" w:rsidRDefault="00112A6D" w:rsidP="00112A6D">
      <w:pPr>
        <w:rPr>
          <w:ins w:id="385" w:author="Lynne Deng 邓玲玲" w:date="2026-04-21T15:21:00Z" w16du:dateUtc="2026-04-21T07:21:00Z"/>
          <w:rFonts w:ascii="Times New Roman" w:hAnsi="Times New Roman" w:cs="Times New Roman"/>
          <w:sz w:val="18"/>
          <w:szCs w:val="18"/>
        </w:rPr>
      </w:pPr>
      <w:ins w:id="386" w:author="Lynne Deng 邓玲玲" w:date="2026-04-21T15:21:00Z" w16du:dateUtc="2026-04-21T07:21:00Z">
        <w:r>
          <w:rPr>
            <w:rFonts w:ascii="Times New Roman" w:hAnsi="Times New Roman" w:cs="Times New Roman"/>
            <w:sz w:val="18"/>
            <w:szCs w:val="18"/>
          </w:rPr>
          <w:t xml:space="preserve">doc: </w:t>
        </w:r>
        <w:r>
          <w:rPr>
            <w:rFonts w:ascii="Times New Roman" w:hAnsi="Times New Roman" w:cs="Times New Roman" w:hint="eastAsia"/>
            <w:sz w:val="18"/>
            <w:szCs w:val="18"/>
          </w:rPr>
          <w:t>release</w:t>
        </w:r>
        <w:r>
          <w:rPr>
            <w:rFonts w:ascii="Times New Roman" w:hAnsi="Times New Roman" w:cs="Times New Roman" w:hint="eastAsia"/>
            <w:sz w:val="18"/>
            <w:szCs w:val="18"/>
          </w:rPr>
          <w:t>相关文档</w:t>
        </w:r>
      </w:ins>
    </w:p>
    <w:p w14:paraId="32EAD3E7" w14:textId="77777777" w:rsidR="00112A6D" w:rsidRDefault="00112A6D" w:rsidP="00112A6D">
      <w:pPr>
        <w:rPr>
          <w:ins w:id="387" w:author="Lynne Deng 邓玲玲" w:date="2026-04-21T15:21:00Z" w16du:dateUtc="2026-04-21T07:21:00Z"/>
          <w:rFonts w:ascii="Times New Roman" w:hAnsi="Times New Roman" w:cs="Times New Roman"/>
          <w:sz w:val="18"/>
          <w:szCs w:val="18"/>
        </w:rPr>
      </w:pPr>
      <w:ins w:id="388" w:author="Lynne Deng 邓玲玲" w:date="2026-04-21T15:21:00Z" w16du:dateUtc="2026-04-21T07:21:00Z">
        <w:r>
          <w:rPr>
            <w:rFonts w:ascii="Times New Roman" w:hAnsi="Times New Roman" w:cs="Times New Roman" w:hint="eastAsia"/>
            <w:sz w:val="18"/>
            <w:szCs w:val="18"/>
          </w:rPr>
          <w:t>test</w:t>
        </w:r>
        <w:r>
          <w:rPr>
            <w:rFonts w:ascii="Times New Roman" w:hAnsi="Times New Roman" w:cs="Times New Roman" w:hint="eastAsia"/>
            <w:sz w:val="18"/>
            <w:szCs w:val="18"/>
          </w:rPr>
          <w:t>：测试脚本</w:t>
        </w:r>
      </w:ins>
    </w:p>
    <w:p w14:paraId="75D01AEF" w14:textId="77777777" w:rsidR="00112A6D" w:rsidRDefault="00112A6D" w:rsidP="00112A6D">
      <w:pPr>
        <w:rPr>
          <w:ins w:id="389" w:author="Lynne Deng 邓玲玲" w:date="2026-04-21T15:21:00Z" w16du:dateUtc="2026-04-21T07:21:00Z"/>
          <w:rFonts w:ascii="Times New Roman" w:hAnsi="Times New Roman" w:cs="Times New Roman" w:hint="eastAsia"/>
          <w:sz w:val="18"/>
          <w:szCs w:val="18"/>
        </w:rPr>
      </w:pPr>
      <w:ins w:id="390" w:author="Lynne Deng 邓玲玲" w:date="2026-04-21T15:21:00Z" w16du:dateUtc="2026-04-21T07:21:00Z">
        <w:r>
          <w:rPr>
            <w:rFonts w:ascii="Times New Roman" w:hAnsi="Times New Roman" w:cs="Times New Roman" w:hint="eastAsia"/>
            <w:sz w:val="18"/>
            <w:szCs w:val="18"/>
          </w:rPr>
          <w:t>ut</w:t>
        </w:r>
        <w:r>
          <w:rPr>
            <w:rFonts w:ascii="Times New Roman" w:hAnsi="Times New Roman" w:cs="Times New Roman" w:hint="eastAsia"/>
            <w:sz w:val="18"/>
            <w:szCs w:val="18"/>
          </w:rPr>
          <w:t>：单例测试</w:t>
        </w:r>
      </w:ins>
    </w:p>
    <w:p w14:paraId="666BF809" w14:textId="600F832D" w:rsidR="00B324EC" w:rsidDel="00112A6D" w:rsidRDefault="003772DA" w:rsidP="003772DA">
      <w:pPr>
        <w:jc w:val="center"/>
        <w:rPr>
          <w:del w:id="391" w:author="Lynne Deng 邓玲玲" w:date="2026-04-21T15:21:00Z" w16du:dateUtc="2026-04-21T07:21:00Z"/>
          <w:rFonts w:hint="eastAsia"/>
        </w:rPr>
      </w:pPr>
      <w:del w:id="392" w:author="Lynne Deng 邓玲玲" w:date="2026-04-21T15:21:00Z" w16du:dateUtc="2026-04-21T07:21:00Z">
        <w:r w:rsidRPr="003772DA" w:rsidDel="00112A6D">
          <w:rPr>
            <w:noProof/>
          </w:rPr>
          <w:drawing>
            <wp:inline distT="0" distB="0" distL="0" distR="0" wp14:anchorId="40243263" wp14:editId="662ECBBE">
              <wp:extent cx="4488101" cy="5283200"/>
              <wp:effectExtent l="0" t="0" r="8255" b="0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0"/>
                      <a:srcRect t="2252"/>
                      <a:stretch/>
                    </pic:blipFill>
                    <pic:spPr bwMode="auto">
                      <a:xfrm>
                        <a:off x="0" y="0"/>
                        <a:ext cx="4496741" cy="529337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5717701F" w14:textId="796A364B" w:rsidR="00B324EC" w:rsidRPr="00CC0981" w:rsidDel="00112A6D" w:rsidRDefault="00AF2D5F">
      <w:pPr>
        <w:rPr>
          <w:del w:id="393" w:author="Lynne Deng 邓玲玲" w:date="2026-04-21T15:21:00Z" w16du:dateUtc="2026-04-21T07:21:00Z"/>
          <w:rFonts w:ascii="Times New Roman" w:eastAsia="宋体" w:hAnsi="Times New Roman" w:cs="Times New Roman"/>
          <w:sz w:val="18"/>
          <w:szCs w:val="18"/>
        </w:rPr>
      </w:pPr>
      <w:del w:id="394" w:author="Lynne Deng 邓玲玲" w:date="2026-04-21T15:21:00Z" w16du:dateUtc="2026-04-21T07:21:00Z"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>【注释】</w:delText>
        </w:r>
      </w:del>
    </w:p>
    <w:p w14:paraId="393542F5" w14:textId="76B0F99A" w:rsidR="00B324EC" w:rsidRPr="00CC0981" w:rsidDel="00112A6D" w:rsidRDefault="00AF2D5F">
      <w:pPr>
        <w:rPr>
          <w:del w:id="395" w:author="Lynne Deng 邓玲玲" w:date="2026-04-21T15:21:00Z" w16du:dateUtc="2026-04-21T07:21:00Z"/>
          <w:rFonts w:ascii="Times New Roman" w:eastAsia="宋体" w:hAnsi="Times New Roman" w:cs="Times New Roman"/>
          <w:sz w:val="18"/>
          <w:szCs w:val="18"/>
        </w:rPr>
      </w:pPr>
      <w:del w:id="396" w:author="Lynne Deng 邓玲玲" w:date="2026-04-21T15:21:00Z" w16du:dateUtc="2026-04-21T07:21:00Z"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 xml:space="preserve">sample: </w:delText>
        </w:r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>测试程序包；</w:delText>
        </w:r>
      </w:del>
    </w:p>
    <w:p w14:paraId="4B5687D8" w14:textId="54B992F1" w:rsidR="00B324EC" w:rsidDel="00112A6D" w:rsidRDefault="00AF2D5F">
      <w:pPr>
        <w:rPr>
          <w:del w:id="397" w:author="Lynne Deng 邓玲玲" w:date="2026-04-21T15:21:00Z" w16du:dateUtc="2026-04-21T07:21:00Z"/>
          <w:rFonts w:ascii="Times New Roman" w:eastAsia="宋体" w:hAnsi="Times New Roman" w:cs="Times New Roman"/>
          <w:sz w:val="18"/>
          <w:szCs w:val="18"/>
        </w:rPr>
      </w:pPr>
      <w:del w:id="398" w:author="Lynne Deng 邓玲玲" w:date="2026-04-21T15:21:00Z" w16du:dateUtc="2026-04-21T07:21:00Z"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 xml:space="preserve">inc: </w:delText>
        </w:r>
        <w:r w:rsidR="00FA0DD6"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>SDK</w:delText>
        </w:r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>对外开放的头文件</w:delText>
        </w:r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>,</w:delText>
        </w:r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>用户通过调用里面函数实现自身编解码等功能；</w:delText>
        </w:r>
      </w:del>
    </w:p>
    <w:p w14:paraId="1152F3DF" w14:textId="09C8A930" w:rsidR="00493378" w:rsidRPr="00493378" w:rsidDel="00112A6D" w:rsidRDefault="00493378">
      <w:pPr>
        <w:rPr>
          <w:del w:id="399" w:author="Lynne Deng 邓玲玲" w:date="2026-04-21T15:21:00Z" w16du:dateUtc="2026-04-21T07:21:00Z"/>
          <w:rFonts w:ascii="Times New Roman" w:eastAsia="宋体" w:hAnsi="Times New Roman" w:cs="Times New Roman"/>
          <w:sz w:val="18"/>
          <w:szCs w:val="18"/>
        </w:rPr>
      </w:pPr>
      <w:del w:id="400" w:author="Lynne Deng 邓玲玲" w:date="2026-04-21T15:21:00Z" w16du:dateUtc="2026-04-21T07:21:00Z">
        <w:r w:rsidDel="00112A6D">
          <w:rPr>
            <w:rFonts w:ascii="Times New Roman" w:eastAsia="宋体" w:hAnsi="Times New Roman" w:cs="Times New Roman"/>
            <w:sz w:val="18"/>
            <w:szCs w:val="18"/>
          </w:rPr>
          <w:delText>src:</w:delText>
        </w:r>
        <w:r w:rsidR="00381390" w:rsidDel="00112A6D">
          <w:rPr>
            <w:rFonts w:ascii="Times New Roman" w:eastAsia="宋体" w:hAnsi="Times New Roman" w:cs="Times New Roman" w:hint="eastAsia"/>
            <w:sz w:val="18"/>
            <w:szCs w:val="18"/>
          </w:rPr>
          <w:delText>源文件目录</w:delText>
        </w:r>
      </w:del>
    </w:p>
    <w:p w14:paraId="51A65750" w14:textId="00B5D689" w:rsidR="00B324EC" w:rsidRPr="00CC0981" w:rsidDel="00112A6D" w:rsidRDefault="00AF2D5F">
      <w:pPr>
        <w:rPr>
          <w:del w:id="401" w:author="Lynne Deng 邓玲玲" w:date="2026-04-21T15:21:00Z" w16du:dateUtc="2026-04-21T07:21:00Z"/>
          <w:rFonts w:ascii="Times New Roman" w:eastAsia="宋体" w:hAnsi="Times New Roman" w:cs="Times New Roman"/>
          <w:sz w:val="18"/>
          <w:szCs w:val="18"/>
        </w:rPr>
      </w:pPr>
      <w:del w:id="402" w:author="Lynne Deng 邓玲玲" w:date="2026-04-21T15:21:00Z" w16du:dateUtc="2026-04-21T07:21:00Z"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 xml:space="preserve">dec: </w:delText>
        </w:r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>解码功能的实现；</w:delText>
        </w:r>
      </w:del>
    </w:p>
    <w:p w14:paraId="777229B5" w14:textId="71C86AE1" w:rsidR="00B324EC" w:rsidDel="00112A6D" w:rsidRDefault="00AF2D5F">
      <w:pPr>
        <w:rPr>
          <w:del w:id="403" w:author="Lynne Deng 邓玲玲" w:date="2026-04-21T15:21:00Z" w16du:dateUtc="2026-04-21T07:21:00Z"/>
          <w:rFonts w:ascii="Times New Roman" w:eastAsia="宋体" w:hAnsi="Times New Roman" w:cs="Times New Roman"/>
          <w:sz w:val="18"/>
          <w:szCs w:val="18"/>
        </w:rPr>
      </w:pPr>
      <w:del w:id="404" w:author="Lynne Deng 邓玲玲" w:date="2026-04-21T15:21:00Z" w16du:dateUtc="2026-04-21T07:21:00Z"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 xml:space="preserve">enc: </w:delText>
        </w:r>
        <w:r w:rsidRPr="00CC0981" w:rsidDel="00112A6D">
          <w:rPr>
            <w:rFonts w:ascii="Times New Roman" w:eastAsia="宋体" w:hAnsi="Times New Roman" w:cs="Times New Roman"/>
            <w:sz w:val="18"/>
            <w:szCs w:val="18"/>
          </w:rPr>
          <w:delText>编码功能的实现。</w:delText>
        </w:r>
      </w:del>
    </w:p>
    <w:p w14:paraId="5FDDD33C" w14:textId="6F37E195" w:rsidR="00493378" w:rsidRPr="00CC0981" w:rsidDel="00112A6D" w:rsidRDefault="00493378">
      <w:pPr>
        <w:rPr>
          <w:del w:id="405" w:author="Lynne Deng 邓玲玲" w:date="2026-04-21T15:21:00Z" w16du:dateUtc="2026-04-21T07:21:00Z"/>
          <w:rFonts w:ascii="Times New Roman" w:eastAsia="宋体" w:hAnsi="Times New Roman" w:cs="Times New Roman"/>
          <w:sz w:val="18"/>
          <w:szCs w:val="18"/>
        </w:rPr>
      </w:pPr>
      <w:del w:id="406" w:author="Lynne Deng 邓玲玲" w:date="2026-04-21T15:21:00Z" w16du:dateUtc="2026-04-21T07:21:00Z">
        <w:r w:rsidDel="00112A6D">
          <w:rPr>
            <w:rFonts w:ascii="Times New Roman" w:eastAsia="宋体" w:hAnsi="Times New Roman" w:cs="Times New Roman"/>
            <w:sz w:val="18"/>
            <w:szCs w:val="18"/>
          </w:rPr>
          <w:delText xml:space="preserve">doc: </w:delText>
        </w:r>
        <w:r w:rsidDel="00112A6D">
          <w:rPr>
            <w:rFonts w:ascii="Times New Roman" w:eastAsia="宋体" w:hAnsi="Times New Roman" w:cs="Times New Roman" w:hint="eastAsia"/>
            <w:sz w:val="18"/>
            <w:szCs w:val="18"/>
          </w:rPr>
          <w:delText>release</w:delText>
        </w:r>
        <w:r w:rsidDel="00112A6D">
          <w:rPr>
            <w:rFonts w:ascii="Times New Roman" w:eastAsia="宋体" w:hAnsi="Times New Roman" w:cs="Times New Roman" w:hint="eastAsia"/>
            <w:sz w:val="18"/>
            <w:szCs w:val="18"/>
          </w:rPr>
          <w:delText>相关文档</w:delText>
        </w:r>
      </w:del>
    </w:p>
    <w:p w14:paraId="71B6EA47" w14:textId="77777777" w:rsidR="00B324EC" w:rsidRDefault="00AF2D5F">
      <w:pPr>
        <w:rPr>
          <w:ins w:id="407" w:author="Lynne Deng 邓玲玲" w:date="2026-04-21T15:26:00Z" w16du:dateUtc="2026-04-21T07:26:00Z"/>
          <w:rFonts w:ascii="Times New Roman" w:eastAsia="宋体" w:hAnsi="Times New Roman" w:cs="Times New Roman"/>
        </w:rPr>
      </w:pPr>
      <w:r w:rsidRPr="00CC0981">
        <w:rPr>
          <w:rFonts w:ascii="Times New Roman" w:eastAsia="宋体" w:hAnsi="Times New Roman" w:cs="Times New Roman"/>
        </w:rPr>
        <w:t>此文只介绍</w:t>
      </w:r>
      <w:r w:rsidRPr="00CC0981">
        <w:rPr>
          <w:rFonts w:ascii="Times New Roman" w:eastAsia="宋体" w:hAnsi="Times New Roman" w:cs="Times New Roman"/>
        </w:rPr>
        <w:t>VDEC</w:t>
      </w:r>
      <w:r w:rsidRPr="00CC0981">
        <w:rPr>
          <w:rFonts w:ascii="Times New Roman" w:eastAsia="宋体" w:hAnsi="Times New Roman" w:cs="Times New Roman"/>
        </w:rPr>
        <w:t>模块。</w:t>
      </w:r>
    </w:p>
    <w:p w14:paraId="67D222BD" w14:textId="77777777" w:rsidR="006027F4" w:rsidRDefault="006027F4">
      <w:pPr>
        <w:rPr>
          <w:ins w:id="408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1BEA2035" w14:textId="77777777" w:rsidR="006027F4" w:rsidRDefault="006027F4">
      <w:pPr>
        <w:rPr>
          <w:ins w:id="409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09554486" w14:textId="77777777" w:rsidR="006027F4" w:rsidRDefault="006027F4">
      <w:pPr>
        <w:rPr>
          <w:ins w:id="410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5BE5B482" w14:textId="77777777" w:rsidR="006027F4" w:rsidRDefault="006027F4">
      <w:pPr>
        <w:rPr>
          <w:ins w:id="411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5A3CB62E" w14:textId="77777777" w:rsidR="006027F4" w:rsidRDefault="006027F4">
      <w:pPr>
        <w:rPr>
          <w:ins w:id="412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5AB9BE20" w14:textId="77777777" w:rsidR="006027F4" w:rsidRDefault="006027F4">
      <w:pPr>
        <w:rPr>
          <w:ins w:id="413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7F37D0A8" w14:textId="77777777" w:rsidR="006027F4" w:rsidRDefault="006027F4">
      <w:pPr>
        <w:rPr>
          <w:ins w:id="414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0C03F6EB" w14:textId="77777777" w:rsidR="006027F4" w:rsidRDefault="006027F4">
      <w:pPr>
        <w:rPr>
          <w:ins w:id="415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3066CAAC" w14:textId="77777777" w:rsidR="006027F4" w:rsidRDefault="006027F4">
      <w:pPr>
        <w:rPr>
          <w:ins w:id="416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5AABFFBC" w14:textId="77777777" w:rsidR="006027F4" w:rsidRDefault="006027F4">
      <w:pPr>
        <w:rPr>
          <w:ins w:id="417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4BD23D13" w14:textId="77777777" w:rsidR="006027F4" w:rsidRDefault="006027F4">
      <w:pPr>
        <w:rPr>
          <w:ins w:id="418" w:author="Lynne Deng 邓玲玲" w:date="2026-04-21T15:26:00Z" w16du:dateUtc="2026-04-21T07:26:00Z"/>
          <w:rFonts w:ascii="Times New Roman" w:eastAsia="宋体" w:hAnsi="Times New Roman" w:cs="Times New Roman"/>
        </w:rPr>
      </w:pPr>
    </w:p>
    <w:p w14:paraId="701A6CD0" w14:textId="77777777" w:rsidR="006027F4" w:rsidRPr="00CC0981" w:rsidRDefault="006027F4">
      <w:pPr>
        <w:rPr>
          <w:rFonts w:ascii="Times New Roman" w:eastAsia="宋体" w:hAnsi="Times New Roman" w:cs="Times New Roman" w:hint="eastAsia"/>
          <w:sz w:val="18"/>
          <w:szCs w:val="18"/>
        </w:rPr>
      </w:pPr>
    </w:p>
    <w:p w14:paraId="1146AACB" w14:textId="23CF8A28" w:rsidR="00B324EC" w:rsidRDefault="00AF2D5F">
      <w:pPr>
        <w:pStyle w:val="1"/>
        <w:numPr>
          <w:ilvl w:val="0"/>
          <w:numId w:val="1"/>
        </w:numPr>
        <w:rPr>
          <w:rFonts w:hint="eastAsia"/>
          <w:color w:val="4472C4" w:themeColor="accent1"/>
          <w:szCs w:val="21"/>
        </w:rPr>
      </w:pPr>
      <w:bookmarkStart w:id="419" w:name="_Toc227677529"/>
      <w:r>
        <w:rPr>
          <w:rFonts w:hint="eastAsia"/>
        </w:rPr>
        <w:lastRenderedPageBreak/>
        <w:t xml:space="preserve">Vdec </w:t>
      </w:r>
      <w:r w:rsidR="00C678FD">
        <w:t>SDK</w:t>
      </w:r>
      <w:r>
        <w:rPr>
          <w:rFonts w:hint="eastAsia"/>
        </w:rPr>
        <w:t>接口定义</w:t>
      </w:r>
      <w:bookmarkEnd w:id="419"/>
    </w:p>
    <w:p w14:paraId="5F12F11B" w14:textId="42891B95" w:rsidR="00B324EC" w:rsidRDefault="003854EF">
      <w:pPr>
        <w:pStyle w:val="2"/>
        <w:numPr>
          <w:ilvl w:val="1"/>
          <w:numId w:val="1"/>
        </w:numPr>
        <w:rPr>
          <w:rFonts w:hint="eastAsia"/>
        </w:rPr>
      </w:pPr>
      <w:bookmarkStart w:id="420" w:name="_Toc227677530"/>
      <w:r w:rsidRPr="003854EF">
        <w:t>vmppInitDecoder</w:t>
      </w:r>
      <w:bookmarkEnd w:id="420"/>
    </w:p>
    <w:p w14:paraId="259523C8" w14:textId="77777777" w:rsidR="00B9168C" w:rsidRDefault="00B9168C" w:rsidP="00B9168C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【描述】</w:t>
      </w:r>
    </w:p>
    <w:p w14:paraId="658A6873" w14:textId="12629074" w:rsidR="00B9168C" w:rsidRDefault="00B9168C" w:rsidP="00B9168C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初始化</w:t>
      </w:r>
      <w:r>
        <w:rPr>
          <w:rFonts w:ascii="宋体" w:eastAsia="宋体" w:hAnsi="宋体"/>
          <w:szCs w:val="21"/>
        </w:rPr>
        <w:t>De</w:t>
      </w:r>
      <w:r>
        <w:rPr>
          <w:rFonts w:ascii="宋体" w:eastAsia="宋体" w:hAnsi="宋体" w:hint="eastAsia"/>
          <w:szCs w:val="21"/>
        </w:rPr>
        <w:t>coder。</w:t>
      </w:r>
    </w:p>
    <w:p w14:paraId="09D5F7D8" w14:textId="77777777" w:rsidR="00B9168C" w:rsidRDefault="00B9168C" w:rsidP="00B9168C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9168C" w14:paraId="300DA6BB" w14:textId="77777777" w:rsidTr="00814FFE">
        <w:tc>
          <w:tcPr>
            <w:tcW w:w="1271" w:type="dxa"/>
            <w:shd w:val="clear" w:color="auto" w:fill="auto"/>
            <w:vAlign w:val="center"/>
          </w:tcPr>
          <w:p w14:paraId="7091DACE" w14:textId="77777777" w:rsidR="00B9168C" w:rsidRDefault="00B9168C" w:rsidP="00814FF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2683F9AA" w14:textId="6A3FA377" w:rsidR="00B9168C" w:rsidRDefault="00B9168C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1D0188" w:rsidRPr="001D0188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vmppInitDecoder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vmppConfiguration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cfg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9168C" w14:paraId="3A8712F0" w14:textId="77777777" w:rsidTr="00814FFE">
        <w:tc>
          <w:tcPr>
            <w:tcW w:w="1271" w:type="dxa"/>
            <w:vAlign w:val="center"/>
          </w:tcPr>
          <w:p w14:paraId="16C221B6" w14:textId="77777777" w:rsidR="00B9168C" w:rsidRPr="006E5301" w:rsidRDefault="00B9168C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21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22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/>
                <w:szCs w:val="21"/>
                <w:rPrChange w:id="423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Params</w:t>
            </w:r>
          </w:p>
        </w:tc>
        <w:tc>
          <w:tcPr>
            <w:tcW w:w="7025" w:type="dxa"/>
          </w:tcPr>
          <w:p w14:paraId="30940B6D" w14:textId="6BFAFE35" w:rsidR="00B9168C" w:rsidRDefault="00B9168C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424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/>
                <w:szCs w:val="21"/>
                <w:rPrChange w:id="425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cfg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426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: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427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 </w:t>
            </w:r>
            <w:r w:rsidR="001612E9" w:rsidRPr="006E5301">
              <w:rPr>
                <w:rFonts w:ascii="Times New Roman" w:eastAsia="宋体" w:hAnsi="Times New Roman" w:cs="Times New Roman"/>
                <w:szCs w:val="21"/>
                <w:rPrChange w:id="428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de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429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code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43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通用配置参数</w:t>
            </w:r>
          </w:p>
        </w:tc>
      </w:tr>
      <w:tr w:rsidR="00B9168C" w14:paraId="6301A985" w14:textId="77777777" w:rsidTr="00814FFE">
        <w:tc>
          <w:tcPr>
            <w:tcW w:w="1271" w:type="dxa"/>
            <w:vAlign w:val="center"/>
          </w:tcPr>
          <w:p w14:paraId="6AEE5FD2" w14:textId="77777777" w:rsidR="00B9168C" w:rsidRPr="006E5301" w:rsidRDefault="00B9168C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31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32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/>
                <w:szCs w:val="21"/>
                <w:rPrChange w:id="433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Return</w:t>
            </w:r>
          </w:p>
        </w:tc>
        <w:tc>
          <w:tcPr>
            <w:tcW w:w="7025" w:type="dxa"/>
          </w:tcPr>
          <w:p w14:paraId="55DEE4F0" w14:textId="77777777" w:rsidR="00B9168C" w:rsidRPr="006E5301" w:rsidRDefault="00B9168C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34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35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436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437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vmpp_RSLT_OK,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438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否则返回相应错误码</w:t>
            </w:r>
          </w:p>
        </w:tc>
      </w:tr>
    </w:tbl>
    <w:p w14:paraId="51D14774" w14:textId="77777777" w:rsidR="00B9168C" w:rsidRDefault="00B9168C" w:rsidP="00B9168C">
      <w:pPr>
        <w:rPr>
          <w:rFonts w:hint="eastAsia"/>
          <w:b/>
          <w:bCs/>
          <w:color w:val="8EAADB" w:themeColor="accent1" w:themeTint="99"/>
          <w:szCs w:val="21"/>
        </w:rPr>
      </w:pPr>
      <w:r>
        <w:rPr>
          <w:rFonts w:ascii="Times New Roman" w:eastAsia="宋体" w:hAnsi="Times New Roman" w:cs="Times New Roman"/>
          <w:szCs w:val="21"/>
        </w:rPr>
        <w:t>【实现】</w:t>
      </w:r>
    </w:p>
    <w:p w14:paraId="64AF1BCF" w14:textId="0A12A237" w:rsidR="00B9168C" w:rsidRDefault="00B9168C" w:rsidP="00B9168C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包含</w:t>
      </w:r>
      <w:r w:rsidR="00EF0940">
        <w:rPr>
          <w:rFonts w:ascii="Times New Roman" w:eastAsia="宋体" w:hAnsi="Times New Roman" w:cs="Times New Roman"/>
          <w:szCs w:val="21"/>
        </w:rPr>
        <w:t>De</w:t>
      </w:r>
      <w:r>
        <w:rPr>
          <w:rFonts w:ascii="Times New Roman" w:eastAsia="宋体" w:hAnsi="Times New Roman" w:cs="Times New Roman" w:hint="eastAsia"/>
          <w:szCs w:val="21"/>
        </w:rPr>
        <w:t>coder</w:t>
      </w:r>
      <w:r>
        <w:rPr>
          <w:rFonts w:ascii="Times New Roman" w:eastAsia="宋体" w:hAnsi="Times New Roman" w:cs="Times New Roman" w:hint="eastAsia"/>
          <w:szCs w:val="21"/>
        </w:rPr>
        <w:t>通用的配置，如</w:t>
      </w:r>
      <w:r>
        <w:rPr>
          <w:rFonts w:ascii="Times New Roman" w:eastAsia="宋体" w:hAnsi="Times New Roman" w:cs="Times New Roman" w:hint="eastAsia"/>
          <w:szCs w:val="21"/>
        </w:rPr>
        <w:t>runtime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log</w:t>
      </w:r>
      <w:r>
        <w:rPr>
          <w:rFonts w:ascii="Times New Roman" w:eastAsia="宋体" w:hAnsi="Times New Roman" w:cs="Times New Roman" w:hint="eastAsia"/>
          <w:szCs w:val="21"/>
        </w:rPr>
        <w:t>回调等。</w:t>
      </w:r>
    </w:p>
    <w:p w14:paraId="2CCAB8E8" w14:textId="77777777" w:rsidR="00B9168C" w:rsidRDefault="00B9168C" w:rsidP="00B9168C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所有</w:t>
      </w:r>
      <w:r>
        <w:rPr>
          <w:rFonts w:ascii="Times New Roman" w:eastAsia="宋体" w:hAnsi="Times New Roman" w:cs="Times New Roman" w:hint="eastAsia"/>
          <w:szCs w:val="21"/>
        </w:rPr>
        <w:t>Channel</w:t>
      </w:r>
      <w:r>
        <w:rPr>
          <w:rFonts w:ascii="Times New Roman" w:eastAsia="宋体" w:hAnsi="Times New Roman" w:cs="Times New Roman" w:hint="eastAsia"/>
          <w:szCs w:val="21"/>
        </w:rPr>
        <w:t>共享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1B05AB8" w14:textId="4B8238BB" w:rsidR="00B9168C" w:rsidDel="009F4A62" w:rsidRDefault="009F4A62" w:rsidP="00D92D15">
      <w:pPr>
        <w:pStyle w:val="a8"/>
        <w:numPr>
          <w:ilvl w:val="0"/>
          <w:numId w:val="2"/>
        </w:numPr>
        <w:ind w:firstLineChars="0"/>
        <w:rPr>
          <w:del w:id="439" w:author="Lynne Deng 邓玲玲" w:date="2026-04-21T13:45:00Z" w16du:dateUtc="2026-04-21T05:45:00Z"/>
          <w:rFonts w:ascii="Times New Roman" w:eastAsia="宋体" w:hAnsi="Times New Roman" w:cs="Times New Roman"/>
          <w:szCs w:val="21"/>
        </w:rPr>
      </w:pPr>
      <w:ins w:id="440" w:author="Lynne Deng 邓玲玲" w:date="2026-04-21T13:46:00Z" w16du:dateUtc="2026-04-21T05:46:00Z">
        <w:r>
          <w:rPr>
            <w:rFonts w:ascii="Times New Roman" w:eastAsia="宋体" w:hAnsi="Times New Roman" w:cs="Times New Roman" w:hint="eastAsia"/>
            <w:szCs w:val="21"/>
          </w:rPr>
          <w:t>3</w:t>
        </w:r>
        <w:r>
          <w:rPr>
            <w:rFonts w:ascii="Times New Roman" w:eastAsia="宋体" w:hAnsi="Times New Roman" w:cs="Times New Roman" w:hint="eastAsia"/>
            <w:szCs w:val="21"/>
          </w:rPr>
          <w:t>、</w:t>
        </w:r>
      </w:ins>
      <w:r w:rsidR="00B9168C">
        <w:rPr>
          <w:rFonts w:ascii="Times New Roman" w:eastAsia="宋体" w:hAnsi="Times New Roman" w:cs="Times New Roman" w:hint="eastAsia"/>
          <w:szCs w:val="21"/>
        </w:rPr>
        <w:t>预留其它相关功能，如时钟配置等。</w:t>
      </w:r>
    </w:p>
    <w:p w14:paraId="2426A0EC" w14:textId="77777777" w:rsidR="009F4A62" w:rsidRPr="009F4A62" w:rsidRDefault="009F4A62" w:rsidP="009F4A62">
      <w:pPr>
        <w:rPr>
          <w:ins w:id="441" w:author="Lynne Deng 邓玲玲" w:date="2026-04-21T13:46:00Z" w16du:dateUtc="2026-04-21T05:46:00Z"/>
          <w:rFonts w:ascii="Times New Roman" w:eastAsia="宋体" w:hAnsi="Times New Roman" w:cs="Times New Roman" w:hint="eastAsia"/>
          <w:szCs w:val="21"/>
          <w:rPrChange w:id="442" w:author="Lynne Deng 邓玲玲" w:date="2026-04-21T13:46:00Z" w16du:dateUtc="2026-04-21T05:46:00Z">
            <w:rPr>
              <w:ins w:id="443" w:author="Lynne Deng 邓玲玲" w:date="2026-04-21T13:46:00Z" w16du:dateUtc="2026-04-21T05:46:00Z"/>
              <w:rFonts w:hint="eastAsia"/>
            </w:rPr>
          </w:rPrChange>
        </w:rPr>
        <w:pPrChange w:id="444" w:author="Lynne Deng 邓玲玲" w:date="2026-04-21T13:46:00Z" w16du:dateUtc="2026-04-21T05:46:00Z">
          <w:pPr>
            <w:pStyle w:val="a8"/>
            <w:numPr>
              <w:numId w:val="2"/>
            </w:numPr>
            <w:ind w:left="360" w:firstLineChars="0" w:hanging="360"/>
          </w:pPr>
        </w:pPrChange>
      </w:pPr>
    </w:p>
    <w:p w14:paraId="2F468F20" w14:textId="0D6D6ECB" w:rsidR="00D92D15" w:rsidRPr="009F4A62" w:rsidRDefault="009F4A62" w:rsidP="009F4A62">
      <w:pPr>
        <w:rPr>
          <w:rFonts w:hint="eastAsia"/>
          <w:color w:val="8EAADB" w:themeColor="accent1" w:themeTint="99"/>
          <w:sz w:val="18"/>
          <w:szCs w:val="18"/>
          <w:rPrChange w:id="445" w:author="Lynne Deng 邓玲玲" w:date="2026-04-21T13:46:00Z" w16du:dateUtc="2026-04-21T05:46:00Z">
            <w:rPr>
              <w:rFonts w:hint="eastAsia"/>
            </w:rPr>
          </w:rPrChange>
        </w:rPr>
      </w:pPr>
      <w:ins w:id="446" w:author="Lynne Deng 邓玲玲" w:date="2026-04-21T13:46:00Z" w16du:dateUtc="2026-04-21T05:46:00Z">
        <w:r>
          <w:rPr>
            <w:rFonts w:hint="eastAsia"/>
            <w:color w:val="8EAADB" w:themeColor="accent1" w:themeTint="99"/>
            <w:sz w:val="18"/>
            <w:szCs w:val="18"/>
          </w:rPr>
          <w:t>-------------------------------------------------------------------------------------------</w:t>
        </w:r>
      </w:ins>
    </w:p>
    <w:p w14:paraId="7193786D" w14:textId="417C678E" w:rsidR="00D92D15" w:rsidRDefault="00D92D15" w:rsidP="00D92D15">
      <w:pPr>
        <w:pStyle w:val="2"/>
        <w:numPr>
          <w:ilvl w:val="1"/>
          <w:numId w:val="1"/>
        </w:numPr>
        <w:rPr>
          <w:rFonts w:hint="eastAsia"/>
        </w:rPr>
      </w:pPr>
      <w:bookmarkStart w:id="447" w:name="_Toc227598715"/>
      <w:bookmarkStart w:id="448" w:name="_Toc227677531"/>
      <w:r>
        <w:t>vmpp</w:t>
      </w:r>
      <w:r>
        <w:rPr>
          <w:rFonts w:hint="eastAsia"/>
        </w:rPr>
        <w:t>De</w:t>
      </w:r>
      <w:r>
        <w:t>Init</w:t>
      </w:r>
      <w:r>
        <w:rPr>
          <w:rFonts w:hint="eastAsia"/>
        </w:rPr>
        <w:t>De</w:t>
      </w:r>
      <w:r>
        <w:t>coder</w:t>
      </w:r>
      <w:bookmarkEnd w:id="447"/>
      <w:bookmarkEnd w:id="448"/>
    </w:p>
    <w:p w14:paraId="417FF42C" w14:textId="77777777" w:rsidR="00D92D15" w:rsidRDefault="00D92D15" w:rsidP="00D92D1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64C70F3A" w14:textId="1D7FB3EB" w:rsidR="00D92D15" w:rsidRDefault="00D92D15" w:rsidP="00D92D15">
      <w:pPr>
        <w:rPr>
          <w:rFonts w:hint="eastAsia"/>
          <w:szCs w:val="21"/>
        </w:rPr>
      </w:pPr>
      <w:r>
        <w:rPr>
          <w:rFonts w:hint="eastAsia"/>
          <w:szCs w:val="21"/>
        </w:rPr>
        <w:t>反初始化</w:t>
      </w:r>
      <w:r w:rsidR="004B2EF3">
        <w:rPr>
          <w:rFonts w:hint="eastAsia"/>
          <w:szCs w:val="21"/>
        </w:rPr>
        <w:t>De</w:t>
      </w:r>
      <w:r>
        <w:rPr>
          <w:rFonts w:hint="eastAsia"/>
          <w:szCs w:val="21"/>
        </w:rPr>
        <w:t>coder，释放全局资源。</w:t>
      </w:r>
    </w:p>
    <w:p w14:paraId="43A01CB4" w14:textId="77777777" w:rsidR="00D92D15" w:rsidRDefault="00D92D15" w:rsidP="00D92D1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D92D15" w14:paraId="253AFC7D" w14:textId="77777777" w:rsidTr="001D6CA9">
        <w:tc>
          <w:tcPr>
            <w:tcW w:w="1271" w:type="dxa"/>
            <w:shd w:val="clear" w:color="auto" w:fill="auto"/>
            <w:vAlign w:val="center"/>
          </w:tcPr>
          <w:p w14:paraId="707A1029" w14:textId="77777777" w:rsidR="00D92D15" w:rsidRDefault="00D92D15" w:rsidP="001D6CA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5CAEEE1" w14:textId="74F5553E" w:rsidR="00D92D15" w:rsidRDefault="00D92D15" w:rsidP="001D6CA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223673">
              <w:rPr>
                <w:rFonts w:ascii="Times New Roman" w:hAnsi="Times New Roman" w:cs="Times New Roman" w:hint="eastAsia"/>
                <w:color w:val="2B91AF"/>
                <w:szCs w:val="21"/>
              </w:rPr>
              <w:t xml:space="preserve">vmppResult </w:t>
            </w:r>
            <w:r w:rsidRPr="00223673">
              <w:rPr>
                <w:rFonts w:ascii="Times New Roman" w:hAnsi="Times New Roman" w:cs="Times New Roman" w:hint="eastAsia"/>
                <w:szCs w:val="21"/>
              </w:rPr>
              <w:t>vmppDeInit</w:t>
            </w:r>
            <w:r w:rsidR="00DF59C5">
              <w:rPr>
                <w:rFonts w:ascii="Times New Roman" w:hAnsi="Times New Roman" w:cs="Times New Roman" w:hint="eastAsia"/>
                <w:szCs w:val="21"/>
              </w:rPr>
              <w:t>De</w:t>
            </w:r>
            <w:r w:rsidRPr="00223673">
              <w:rPr>
                <w:rFonts w:ascii="Times New Roman" w:hAnsi="Times New Roman" w:cs="Times New Roman" w:hint="eastAsia"/>
                <w:szCs w:val="21"/>
              </w:rPr>
              <w:t>coder()</w:t>
            </w:r>
          </w:p>
        </w:tc>
      </w:tr>
      <w:tr w:rsidR="00D92D15" w14:paraId="751DA37A" w14:textId="77777777" w:rsidTr="001D6CA9">
        <w:tc>
          <w:tcPr>
            <w:tcW w:w="1271" w:type="dxa"/>
            <w:vAlign w:val="center"/>
          </w:tcPr>
          <w:p w14:paraId="62F51D93" w14:textId="77777777" w:rsidR="00D92D15" w:rsidRPr="006E5301" w:rsidRDefault="00D92D15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49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50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/>
                <w:szCs w:val="21"/>
                <w:rPrChange w:id="451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Return</w:t>
            </w:r>
          </w:p>
        </w:tc>
        <w:tc>
          <w:tcPr>
            <w:tcW w:w="7025" w:type="dxa"/>
          </w:tcPr>
          <w:p w14:paraId="707C8C42" w14:textId="77777777" w:rsidR="00D92D15" w:rsidRPr="006E5301" w:rsidRDefault="00D92D15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52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53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454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455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vmpp_RSLT_OK,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456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否则返回相应错误码</w:t>
            </w:r>
          </w:p>
        </w:tc>
      </w:tr>
    </w:tbl>
    <w:p w14:paraId="0D1587EB" w14:textId="77777777" w:rsidR="00D92D15" w:rsidRDefault="00D92D15" w:rsidP="00D92D15">
      <w:pPr>
        <w:rPr>
          <w:rFonts w:hint="eastAsia"/>
          <w:b/>
          <w:bCs/>
          <w:color w:val="8EAADB" w:themeColor="accent1" w:themeTint="99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0E0BFAF2" w14:textId="2409B23D" w:rsidR="00D92D15" w:rsidDel="00964EB1" w:rsidRDefault="00964EB1" w:rsidP="00D92D15">
      <w:pPr>
        <w:pStyle w:val="a8"/>
        <w:widowControl/>
        <w:numPr>
          <w:ilvl w:val="0"/>
          <w:numId w:val="4"/>
        </w:numPr>
        <w:ind w:firstLineChars="0"/>
        <w:jc w:val="left"/>
        <w:rPr>
          <w:del w:id="457" w:author="Lynne Deng 邓玲玲" w:date="2026-04-21T13:45:00Z" w16du:dateUtc="2026-04-21T05:45:00Z"/>
          <w:rFonts w:ascii="Times New Roman" w:hAnsi="Times New Roman" w:cs="Times New Roman"/>
          <w:szCs w:val="21"/>
        </w:rPr>
      </w:pPr>
      <w:ins w:id="458" w:author="Lynne Deng 邓玲玲" w:date="2026-04-21T13:46:00Z" w16du:dateUtc="2026-04-21T05:46:00Z">
        <w:r>
          <w:rPr>
            <w:rFonts w:ascii="Times New Roman" w:hAnsi="Times New Roman" w:cs="Times New Roman" w:hint="eastAsia"/>
            <w:szCs w:val="21"/>
          </w:rPr>
          <w:t>1</w:t>
        </w:r>
        <w:r>
          <w:rPr>
            <w:rFonts w:ascii="Times New Roman" w:hAnsi="Times New Roman" w:cs="Times New Roman" w:hint="eastAsia"/>
            <w:szCs w:val="21"/>
          </w:rPr>
          <w:t>、</w:t>
        </w:r>
      </w:ins>
      <w:r w:rsidR="00D92D15" w:rsidRPr="0001419F">
        <w:rPr>
          <w:rFonts w:ascii="Times New Roman" w:eastAsia="宋体" w:hAnsi="Times New Roman" w:cs="Times New Roman" w:hint="eastAsia"/>
          <w:szCs w:val="21"/>
          <w:rPrChange w:id="459" w:author="Lynne Deng 邓玲玲" w:date="2026-04-21T13:47:00Z" w16du:dateUtc="2026-04-21T05:47:00Z">
            <w:rPr>
              <w:rFonts w:ascii="Times New Roman" w:hAnsi="Times New Roman" w:cs="Times New Roman" w:hint="eastAsia"/>
              <w:szCs w:val="21"/>
            </w:rPr>
          </w:rPrChange>
        </w:rPr>
        <w:t>释放</w:t>
      </w:r>
      <w:r w:rsidR="00CC44C8" w:rsidRPr="0001419F">
        <w:rPr>
          <w:rFonts w:ascii="Times New Roman" w:eastAsia="宋体" w:hAnsi="Times New Roman" w:cs="Times New Roman" w:hint="eastAsia"/>
          <w:szCs w:val="21"/>
          <w:rPrChange w:id="460" w:author="Lynne Deng 邓玲玲" w:date="2026-04-21T13:47:00Z" w16du:dateUtc="2026-04-21T05:47:00Z">
            <w:rPr>
              <w:rFonts w:ascii="Times New Roman" w:hAnsi="Times New Roman" w:cs="Times New Roman" w:hint="eastAsia"/>
              <w:szCs w:val="21"/>
            </w:rPr>
          </w:rPrChange>
        </w:rPr>
        <w:t>De</w:t>
      </w:r>
      <w:r w:rsidR="00D92D15" w:rsidRPr="0001419F">
        <w:rPr>
          <w:rFonts w:ascii="Times New Roman" w:eastAsia="宋体" w:hAnsi="Times New Roman" w:cs="Times New Roman" w:hint="eastAsia"/>
          <w:szCs w:val="21"/>
          <w:rPrChange w:id="461" w:author="Lynne Deng 邓玲玲" w:date="2026-04-21T13:47:00Z" w16du:dateUtc="2026-04-21T05:47:00Z">
            <w:rPr>
              <w:rFonts w:ascii="Times New Roman" w:hAnsi="Times New Roman" w:cs="Times New Roman" w:hint="eastAsia"/>
              <w:szCs w:val="21"/>
            </w:rPr>
          </w:rPrChange>
        </w:rPr>
        <w:t>coder</w:t>
      </w:r>
      <w:r w:rsidR="00D92D15" w:rsidRPr="0001419F">
        <w:rPr>
          <w:rFonts w:ascii="Times New Roman" w:eastAsia="宋体" w:hAnsi="Times New Roman" w:cs="Times New Roman" w:hint="eastAsia"/>
          <w:szCs w:val="21"/>
          <w:rPrChange w:id="462" w:author="Lynne Deng 邓玲玲" w:date="2026-04-21T13:47:00Z" w16du:dateUtc="2026-04-21T05:47:00Z">
            <w:rPr>
              <w:rFonts w:ascii="Times New Roman" w:hAnsi="Times New Roman" w:cs="Times New Roman" w:hint="eastAsia"/>
              <w:szCs w:val="21"/>
            </w:rPr>
          </w:rPrChange>
        </w:rPr>
        <w:t>占用的系统资源。</w:t>
      </w:r>
    </w:p>
    <w:p w14:paraId="776E5D4C" w14:textId="77777777" w:rsidR="00D92D15" w:rsidRDefault="00D92D15" w:rsidP="00964EB1">
      <w:pPr>
        <w:widowControl/>
        <w:jc w:val="left"/>
        <w:rPr>
          <w:ins w:id="463" w:author="Lynne Deng 邓玲玲" w:date="2026-04-21T13:46:00Z" w16du:dateUtc="2026-04-21T05:46:00Z"/>
          <w:rFonts w:ascii="Times New Roman" w:hAnsi="Times New Roman" w:cs="Times New Roman"/>
          <w:szCs w:val="21"/>
        </w:rPr>
      </w:pPr>
    </w:p>
    <w:p w14:paraId="70BF6501" w14:textId="550C8B4C" w:rsidR="00964EB1" w:rsidRPr="00964EB1" w:rsidRDefault="00964EB1" w:rsidP="00964EB1">
      <w:pPr>
        <w:rPr>
          <w:rFonts w:hint="eastAsia"/>
          <w:color w:val="8EAADB" w:themeColor="accent1" w:themeTint="99"/>
          <w:sz w:val="18"/>
          <w:szCs w:val="18"/>
          <w:rPrChange w:id="464" w:author="Lynne Deng 邓玲玲" w:date="2026-04-21T13:46:00Z" w16du:dateUtc="2026-04-21T05:46:00Z">
            <w:rPr>
              <w:rFonts w:hint="eastAsia"/>
            </w:rPr>
          </w:rPrChange>
        </w:rPr>
      </w:pPr>
      <w:ins w:id="465" w:author="Lynne Deng 邓玲玲" w:date="2026-04-21T13:46:00Z" w16du:dateUtc="2026-04-21T05:46:00Z">
        <w:r>
          <w:rPr>
            <w:rFonts w:hint="eastAsia"/>
            <w:color w:val="8EAADB" w:themeColor="accent1" w:themeTint="99"/>
            <w:sz w:val="18"/>
            <w:szCs w:val="18"/>
          </w:rPr>
          <w:t>-------------------------------------------------------------------------------------------</w:t>
        </w:r>
      </w:ins>
    </w:p>
    <w:p w14:paraId="5ED02177" w14:textId="387ABB18" w:rsidR="00B9168C" w:rsidRPr="001B5D2A" w:rsidRDefault="001B5D2A" w:rsidP="001B5D2A">
      <w:pPr>
        <w:pStyle w:val="2"/>
        <w:numPr>
          <w:ilvl w:val="1"/>
          <w:numId w:val="1"/>
        </w:numPr>
        <w:rPr>
          <w:rFonts w:hint="eastAsia"/>
        </w:rPr>
      </w:pPr>
      <w:bookmarkStart w:id="466" w:name="_Toc227677532"/>
      <w:r w:rsidRPr="001B5D2A">
        <w:t>vmppDecCreateChannel</w:t>
      </w:r>
      <w:bookmarkEnd w:id="466"/>
    </w:p>
    <w:p w14:paraId="74B87DF5" w14:textId="297D2991" w:rsidR="00B324EC" w:rsidRPr="00CC0981" w:rsidRDefault="00AF2D5F">
      <w:pPr>
        <w:rPr>
          <w:rFonts w:ascii="Times New Roman" w:eastAsia="宋体" w:hAnsi="Times New Roman" w:cs="Times New Roman"/>
          <w:szCs w:val="21"/>
        </w:rPr>
      </w:pPr>
      <w:r w:rsidRPr="00CC0981">
        <w:rPr>
          <w:rFonts w:ascii="Times New Roman" w:eastAsia="宋体" w:hAnsi="Times New Roman" w:cs="Times New Roman"/>
          <w:szCs w:val="21"/>
        </w:rPr>
        <w:t>【描述】</w:t>
      </w:r>
    </w:p>
    <w:p w14:paraId="2912DBF2" w14:textId="55A4271B" w:rsidR="00EA7BE5" w:rsidRPr="00CC0981" w:rsidRDefault="00EA7BE5" w:rsidP="00EA7BE5">
      <w:pPr>
        <w:rPr>
          <w:rFonts w:ascii="宋体" w:eastAsia="宋体" w:hAnsi="宋体" w:hint="eastAsia"/>
          <w:szCs w:val="21"/>
        </w:rPr>
      </w:pPr>
      <w:r w:rsidRPr="00CC0981">
        <w:rPr>
          <w:rFonts w:ascii="宋体" w:eastAsia="宋体" w:hAnsi="宋体" w:hint="eastAsia"/>
          <w:szCs w:val="21"/>
        </w:rPr>
        <w:t>创建解码通道。</w:t>
      </w:r>
    </w:p>
    <w:p w14:paraId="7AAD94C6" w14:textId="538CA509" w:rsidR="00B324EC" w:rsidRPr="00CC0981" w:rsidRDefault="00AF2D5F">
      <w:pPr>
        <w:rPr>
          <w:rFonts w:ascii="Times New Roman" w:eastAsia="宋体" w:hAnsi="Times New Roman" w:cs="Times New Roman"/>
          <w:szCs w:val="21"/>
        </w:rPr>
      </w:pPr>
      <w:r w:rsidRPr="00CC0981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14:paraId="2AC1C7D6" w14:textId="77777777" w:rsidTr="00877410">
        <w:tc>
          <w:tcPr>
            <w:tcW w:w="1271" w:type="dxa"/>
            <w:shd w:val="clear" w:color="auto" w:fill="auto"/>
            <w:vAlign w:val="center"/>
          </w:tcPr>
          <w:p w14:paraId="70315754" w14:textId="77777777" w:rsidR="00B324EC" w:rsidRPr="00877410" w:rsidRDefault="00AF2D5F" w:rsidP="005C11E6">
            <w:pPr>
              <w:rPr>
                <w:rFonts w:ascii="Times New Roman" w:hAnsi="Times New Roman" w:cs="Times New Roman"/>
                <w:szCs w:val="21"/>
              </w:rPr>
            </w:pPr>
            <w:r w:rsidRPr="00877410"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BFB54D3" w14:textId="77777777" w:rsidR="008C26D1" w:rsidRDefault="008C26D1" w:rsidP="008C26D1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C26D1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vmppDecCreateChannel(</w:t>
            </w:r>
          </w:p>
          <w:p w14:paraId="3F3AA6F6" w14:textId="77777777" w:rsidR="008C26D1" w:rsidRDefault="008C26D1" w:rsidP="008C26D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C26D1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8C26D1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FF024D5" w14:textId="777C4BF3" w:rsidR="008C26D1" w:rsidRPr="008C26D1" w:rsidRDefault="008C26D1" w:rsidP="008C26D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C26D1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vmppDecChannelParam</w:t>
            </w:r>
            <w:ins w:id="467" w:author="Lynne Deng 邓玲玲" w:date="2026-04-21T11:16:00Z" w16du:dateUtc="2026-04-21T03:16:00Z">
              <w:r w:rsidR="00B137FF">
                <w:rPr>
                  <w:rFonts w:ascii="Times New Roman" w:eastAsia="宋体" w:hAnsi="Times New Roman" w:cs="Times New Roman" w:hint="eastAsia"/>
                  <w:color w:val="2B91AF"/>
                  <w:kern w:val="0"/>
                  <w:szCs w:val="21"/>
                </w:rPr>
                <w:t>e</w:t>
              </w:r>
            </w:ins>
            <w:r w:rsidRPr="008C26D1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ters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8C26D1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param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512A6F" w14:paraId="49A98AA7" w14:textId="77777777" w:rsidTr="005C11E6">
        <w:tc>
          <w:tcPr>
            <w:tcW w:w="1271" w:type="dxa"/>
            <w:vMerge w:val="restart"/>
            <w:vAlign w:val="center"/>
          </w:tcPr>
          <w:p w14:paraId="671C2904" w14:textId="77777777" w:rsidR="00512A6F" w:rsidRPr="006E5301" w:rsidRDefault="00512A6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68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69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/>
                <w:szCs w:val="21"/>
                <w:rPrChange w:id="470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Params</w:t>
            </w:r>
          </w:p>
        </w:tc>
        <w:tc>
          <w:tcPr>
            <w:tcW w:w="7025" w:type="dxa"/>
          </w:tcPr>
          <w:p w14:paraId="3E5E7B36" w14:textId="1B9273AE" w:rsidR="00512A6F" w:rsidRPr="006E5301" w:rsidRDefault="00512A6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71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72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473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chn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474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: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475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用于</w:t>
            </w:r>
            <w:r w:rsidR="00303F13" w:rsidRPr="006E5301">
              <w:rPr>
                <w:rFonts w:ascii="Times New Roman" w:eastAsia="宋体" w:hAnsi="Times New Roman" w:cs="Times New Roman" w:hint="eastAsia"/>
                <w:szCs w:val="21"/>
                <w:rPrChange w:id="476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保存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477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创建</w:t>
            </w:r>
            <w:r w:rsidR="0058737F" w:rsidRPr="006E5301">
              <w:rPr>
                <w:rFonts w:ascii="Times New Roman" w:eastAsia="宋体" w:hAnsi="Times New Roman" w:cs="Times New Roman" w:hint="eastAsia"/>
                <w:szCs w:val="21"/>
                <w:rPrChange w:id="478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的</w:t>
            </w:r>
            <w:r w:rsidR="00393842" w:rsidRPr="006E5301">
              <w:rPr>
                <w:rFonts w:ascii="Times New Roman" w:eastAsia="宋体" w:hAnsi="Times New Roman" w:cs="Times New Roman" w:hint="eastAsia"/>
                <w:szCs w:val="21"/>
                <w:rPrChange w:id="479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解码</w:t>
            </w:r>
            <w:r w:rsidR="00393842" w:rsidRPr="006E5301">
              <w:rPr>
                <w:rFonts w:ascii="Times New Roman" w:eastAsia="宋体" w:hAnsi="Times New Roman" w:cs="Times New Roman" w:hint="eastAsia"/>
                <w:szCs w:val="21"/>
                <w:rPrChange w:id="48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channel</w:t>
            </w:r>
          </w:p>
        </w:tc>
      </w:tr>
      <w:tr w:rsidR="00512A6F" w14:paraId="713DFB22" w14:textId="77777777" w:rsidTr="005C11E6">
        <w:tc>
          <w:tcPr>
            <w:tcW w:w="1271" w:type="dxa"/>
            <w:vMerge/>
            <w:vAlign w:val="center"/>
          </w:tcPr>
          <w:p w14:paraId="12C8E883" w14:textId="77777777" w:rsidR="00512A6F" w:rsidRPr="006E5301" w:rsidRDefault="00512A6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81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82" w:author="Lynne Deng 邓玲玲" w:date="2026-04-21T11:21:00Z" w16du:dateUtc="2026-04-21T03:21:00Z">
                <w:pPr/>
              </w:pPrChange>
            </w:pPr>
          </w:p>
        </w:tc>
        <w:tc>
          <w:tcPr>
            <w:tcW w:w="7025" w:type="dxa"/>
          </w:tcPr>
          <w:p w14:paraId="408CB664" w14:textId="62E2EA28" w:rsidR="00512A6F" w:rsidRPr="006E5301" w:rsidRDefault="00512A6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83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84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/>
                <w:szCs w:val="21"/>
                <w:rPrChange w:id="485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param</w:t>
            </w:r>
            <w:r w:rsidR="0058737F" w:rsidRPr="006E5301">
              <w:rPr>
                <w:rFonts w:ascii="Times New Roman" w:eastAsia="宋体" w:hAnsi="Times New Roman" w:cs="Times New Roman" w:hint="eastAsia"/>
                <w:szCs w:val="21"/>
                <w:rPrChange w:id="486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：创建解码</w:t>
            </w:r>
            <w:r w:rsidR="00D67C24" w:rsidRPr="006E5301">
              <w:rPr>
                <w:rFonts w:ascii="Times New Roman" w:eastAsia="宋体" w:hAnsi="Times New Roman" w:cs="Times New Roman" w:hint="eastAsia"/>
                <w:szCs w:val="21"/>
                <w:rPrChange w:id="487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channel</w:t>
            </w:r>
            <w:r w:rsidR="0058737F" w:rsidRPr="006E5301">
              <w:rPr>
                <w:rFonts w:ascii="Times New Roman" w:eastAsia="宋体" w:hAnsi="Times New Roman" w:cs="Times New Roman" w:hint="eastAsia"/>
                <w:szCs w:val="21"/>
                <w:rPrChange w:id="488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的参数</w:t>
            </w:r>
          </w:p>
        </w:tc>
      </w:tr>
      <w:tr w:rsidR="00B324EC" w14:paraId="48889AE1" w14:textId="77777777" w:rsidTr="005C11E6">
        <w:tc>
          <w:tcPr>
            <w:tcW w:w="1271" w:type="dxa"/>
            <w:vAlign w:val="center"/>
          </w:tcPr>
          <w:p w14:paraId="0838FFD0" w14:textId="77777777" w:rsidR="00B324EC" w:rsidRPr="006E5301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89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90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/>
                <w:szCs w:val="21"/>
                <w:rPrChange w:id="491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Return</w:t>
            </w:r>
          </w:p>
        </w:tc>
        <w:tc>
          <w:tcPr>
            <w:tcW w:w="7025" w:type="dxa"/>
          </w:tcPr>
          <w:p w14:paraId="0DBA8B8F" w14:textId="485E640F" w:rsidR="00B324EC" w:rsidRPr="006E5301" w:rsidRDefault="00CC23D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  <w:rPrChange w:id="492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pPrChange w:id="493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494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6E5301">
              <w:rPr>
                <w:rFonts w:ascii="Times New Roman" w:eastAsia="宋体" w:hAnsi="Times New Roman" w:cs="Times New Roman"/>
                <w:szCs w:val="21"/>
                <w:rPrChange w:id="495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496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497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6E5301">
              <w:rPr>
                <w:rFonts w:ascii="Times New Roman" w:eastAsia="宋体" w:hAnsi="Times New Roman" w:cs="Times New Roman" w:hint="eastAsia"/>
                <w:szCs w:val="21"/>
                <w:rPrChange w:id="498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499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54B196C3" w14:textId="4BFECCA0" w:rsidR="00B324EC" w:rsidRPr="00EA7BE5" w:rsidRDefault="00AF2D5F">
      <w:pPr>
        <w:rPr>
          <w:rFonts w:hint="eastAsia"/>
          <w:b/>
          <w:bCs/>
          <w:color w:val="8EAADB" w:themeColor="accent1" w:themeTint="99"/>
          <w:szCs w:val="21"/>
        </w:rPr>
      </w:pPr>
      <w:r w:rsidRPr="00CC0981">
        <w:rPr>
          <w:rFonts w:ascii="Times New Roman" w:eastAsia="宋体" w:hAnsi="Times New Roman" w:cs="Times New Roman"/>
          <w:szCs w:val="21"/>
        </w:rPr>
        <w:t>【实现】</w:t>
      </w:r>
    </w:p>
    <w:p w14:paraId="65DA4E46" w14:textId="4759FF39" w:rsidR="00096C16" w:rsidRPr="00B065B4" w:rsidRDefault="00AF2D5F" w:rsidP="00B065B4">
      <w:pPr>
        <w:pStyle w:val="a8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Cs w:val="21"/>
        </w:rPr>
      </w:pPr>
      <w:bookmarkStart w:id="500" w:name="OLE_LINK40"/>
      <w:r w:rsidRPr="00B065B4">
        <w:rPr>
          <w:rFonts w:ascii="Times New Roman" w:eastAsia="宋体" w:hAnsi="Times New Roman" w:cs="Times New Roman"/>
          <w:szCs w:val="21"/>
        </w:rPr>
        <w:lastRenderedPageBreak/>
        <w:t>一个</w:t>
      </w:r>
      <w:r w:rsidRPr="00B065B4">
        <w:rPr>
          <w:rFonts w:ascii="Times New Roman" w:eastAsia="宋体" w:hAnsi="Times New Roman" w:cs="Times New Roman"/>
          <w:szCs w:val="21"/>
        </w:rPr>
        <w:t>channel</w:t>
      </w:r>
      <w:r w:rsidRPr="00B065B4">
        <w:rPr>
          <w:rFonts w:ascii="Times New Roman" w:eastAsia="宋体" w:hAnsi="Times New Roman" w:cs="Times New Roman"/>
          <w:szCs w:val="21"/>
        </w:rPr>
        <w:t>相对于一个解码</w:t>
      </w:r>
      <w:r w:rsidR="00DA25FA" w:rsidRPr="00B065B4">
        <w:rPr>
          <w:rFonts w:ascii="Times New Roman" w:eastAsia="宋体" w:hAnsi="Times New Roman" w:cs="Times New Roman"/>
          <w:szCs w:val="21"/>
        </w:rPr>
        <w:t>instance</w:t>
      </w:r>
      <w:r w:rsidRPr="00B065B4">
        <w:rPr>
          <w:rFonts w:ascii="Times New Roman" w:eastAsia="宋体" w:hAnsi="Times New Roman" w:cs="Times New Roman"/>
          <w:szCs w:val="21"/>
        </w:rPr>
        <w:t>，</w:t>
      </w:r>
      <w:r w:rsidR="004A090A" w:rsidRPr="00B065B4">
        <w:rPr>
          <w:rFonts w:ascii="Times New Roman" w:eastAsia="宋体" w:hAnsi="Times New Roman" w:cs="Times New Roman"/>
          <w:szCs w:val="21"/>
        </w:rPr>
        <w:t>用户需通过</w:t>
      </w:r>
      <w:r w:rsidR="000E3085">
        <w:fldChar w:fldCharType="begin"/>
      </w:r>
      <w:r w:rsidR="000E3085">
        <w:instrText>HYPERLINK \l "_3.3.1_va_chn_param_t"</w:instrText>
      </w:r>
      <w:r w:rsidR="000E3085">
        <w:rPr>
          <w:rFonts w:hint="eastAsia"/>
        </w:rPr>
        <w:fldChar w:fldCharType="separate"/>
      </w:r>
      <w:r w:rsidR="000E3085" w:rsidRPr="00B065B4">
        <w:rPr>
          <w:rFonts w:ascii="Times New Roman" w:eastAsia="宋体" w:hAnsi="Times New Roman" w:cs="Times New Roman"/>
          <w:color w:val="2B91AF"/>
          <w:kern w:val="0"/>
          <w:szCs w:val="21"/>
        </w:rPr>
        <w:t xml:space="preserve"> vmpp</w:t>
      </w:r>
      <w:r w:rsidR="00B714FF" w:rsidRPr="00B065B4">
        <w:rPr>
          <w:rFonts w:ascii="Times New Roman" w:eastAsia="宋体" w:hAnsi="Times New Roman" w:cs="Times New Roman"/>
          <w:color w:val="2B91AF"/>
          <w:kern w:val="0"/>
          <w:szCs w:val="21"/>
        </w:rPr>
        <w:t>Dec</w:t>
      </w:r>
      <w:r w:rsidR="000E3085" w:rsidRPr="00B065B4">
        <w:rPr>
          <w:rFonts w:ascii="Times New Roman" w:eastAsia="宋体" w:hAnsi="Times New Roman" w:cs="Times New Roman"/>
          <w:color w:val="2B91AF"/>
          <w:kern w:val="0"/>
          <w:szCs w:val="21"/>
        </w:rPr>
        <w:t>ChannelParam</w:t>
      </w:r>
      <w:ins w:id="501" w:author="Lynne Deng 邓玲玲" w:date="2026-04-21T11:16:00Z" w16du:dateUtc="2026-04-21T03:16:00Z">
        <w:r w:rsidR="00B137FF">
          <w:rPr>
            <w:rFonts w:ascii="Times New Roman" w:eastAsia="宋体" w:hAnsi="Times New Roman" w:cs="Times New Roman" w:hint="eastAsia"/>
            <w:color w:val="2B91AF"/>
            <w:kern w:val="0"/>
            <w:szCs w:val="21"/>
          </w:rPr>
          <w:t>e</w:t>
        </w:r>
      </w:ins>
      <w:r w:rsidR="000E3085" w:rsidRPr="00B065B4">
        <w:rPr>
          <w:rFonts w:ascii="Times New Roman" w:eastAsia="宋体" w:hAnsi="Times New Roman" w:cs="Times New Roman"/>
          <w:color w:val="2B91AF"/>
          <w:kern w:val="0"/>
          <w:szCs w:val="21"/>
        </w:rPr>
        <w:t>ters</w:t>
      </w:r>
      <w:r w:rsidR="000E3085">
        <w:fldChar w:fldCharType="end"/>
      </w:r>
      <w:r w:rsidR="000E3085" w:rsidRPr="00B065B4">
        <w:rPr>
          <w:rFonts w:ascii="Times New Roman" w:eastAsia="宋体" w:hAnsi="Times New Roman" w:cs="Times New Roman"/>
          <w:szCs w:val="21"/>
        </w:rPr>
        <w:t xml:space="preserve"> *</w:t>
      </w:r>
      <w:r w:rsidR="004A090A" w:rsidRPr="00B065B4">
        <w:rPr>
          <w:rFonts w:ascii="Times New Roman" w:eastAsia="宋体" w:hAnsi="Times New Roman" w:cs="Times New Roman"/>
          <w:szCs w:val="21"/>
        </w:rPr>
        <w:t>param</w:t>
      </w:r>
      <w:r w:rsidR="004A090A" w:rsidRPr="00B065B4">
        <w:rPr>
          <w:rFonts w:ascii="Times New Roman" w:eastAsia="宋体" w:hAnsi="Times New Roman" w:cs="Times New Roman"/>
          <w:szCs w:val="21"/>
        </w:rPr>
        <w:t>传入</w:t>
      </w:r>
      <w:r w:rsidR="004A090A" w:rsidRPr="00B065B4">
        <w:rPr>
          <w:rFonts w:ascii="Times New Roman" w:eastAsia="宋体" w:hAnsi="Times New Roman" w:cs="Times New Roman"/>
          <w:szCs w:val="21"/>
        </w:rPr>
        <w:t>channel</w:t>
      </w:r>
      <w:r w:rsidR="0027527D" w:rsidRPr="00B065B4">
        <w:rPr>
          <w:rFonts w:ascii="Times New Roman" w:eastAsia="宋体" w:hAnsi="Times New Roman" w:cs="Times New Roman"/>
          <w:szCs w:val="21"/>
        </w:rPr>
        <w:t>相关</w:t>
      </w:r>
      <w:r w:rsidR="004A090A" w:rsidRPr="00B065B4">
        <w:rPr>
          <w:rFonts w:ascii="Times New Roman" w:eastAsia="宋体" w:hAnsi="Times New Roman" w:cs="Times New Roman"/>
          <w:szCs w:val="21"/>
        </w:rPr>
        <w:t>参数</w:t>
      </w:r>
      <w:r w:rsidR="0027527D" w:rsidRPr="00B065B4">
        <w:rPr>
          <w:rFonts w:ascii="Times New Roman" w:eastAsia="宋体" w:hAnsi="Times New Roman" w:cs="Times New Roman"/>
          <w:szCs w:val="21"/>
        </w:rPr>
        <w:t>，接口内部会根据参数初始化解码器以及相关功能模块。</w:t>
      </w:r>
    </w:p>
    <w:bookmarkEnd w:id="500"/>
    <w:p w14:paraId="6E65E4B3" w14:textId="23302443" w:rsidR="00993CBC" w:rsidRPr="00B065B4" w:rsidRDefault="00B065B4" w:rsidP="00B065B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B46829" w:rsidRPr="00B065B4">
        <w:rPr>
          <w:rFonts w:ascii="Times New Roman" w:eastAsia="宋体" w:hAnsi="Times New Roman" w:cs="Times New Roman"/>
          <w:szCs w:val="21"/>
        </w:rPr>
        <w:t>vmppChannel</w:t>
      </w:r>
      <w:r w:rsidR="00993CBC" w:rsidRPr="00B065B4">
        <w:rPr>
          <w:rFonts w:ascii="Times New Roman" w:eastAsia="宋体" w:hAnsi="Times New Roman" w:cs="Times New Roman"/>
          <w:szCs w:val="21"/>
        </w:rPr>
        <w:t>为抽象的</w:t>
      </w:r>
      <w:r w:rsidR="00993CBC" w:rsidRPr="00B065B4">
        <w:rPr>
          <w:rFonts w:ascii="Times New Roman" w:eastAsia="宋体" w:hAnsi="Times New Roman" w:cs="Times New Roman"/>
          <w:szCs w:val="21"/>
        </w:rPr>
        <w:t>channel</w:t>
      </w:r>
      <w:r w:rsidR="00993CBC" w:rsidRPr="00B065B4">
        <w:rPr>
          <w:rFonts w:ascii="Times New Roman" w:eastAsia="宋体" w:hAnsi="Times New Roman" w:cs="Times New Roman"/>
          <w:szCs w:val="21"/>
        </w:rPr>
        <w:t>实例。</w:t>
      </w:r>
    </w:p>
    <w:p w14:paraId="592D7F5A" w14:textId="77777777" w:rsidR="00B324EC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417B829A" w14:textId="1C7E8E42" w:rsidR="00B324EC" w:rsidRDefault="004140A3">
      <w:pPr>
        <w:pStyle w:val="2"/>
        <w:numPr>
          <w:ilvl w:val="1"/>
          <w:numId w:val="1"/>
        </w:numPr>
        <w:rPr>
          <w:rFonts w:hint="eastAsia"/>
        </w:rPr>
      </w:pPr>
      <w:bookmarkStart w:id="502" w:name="_Toc227677533"/>
      <w:r w:rsidRPr="004140A3">
        <w:t>vmppDecDestroyChannel</w:t>
      </w:r>
      <w:bookmarkEnd w:id="502"/>
    </w:p>
    <w:p w14:paraId="3A4E1ECB" w14:textId="77777777" w:rsidR="00B324EC" w:rsidRPr="000021FC" w:rsidRDefault="00AF2D5F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【描述】</w:t>
      </w:r>
    </w:p>
    <w:p w14:paraId="62002B35" w14:textId="77777777" w:rsidR="00B324EC" w:rsidRPr="000021FC" w:rsidRDefault="00AF2D5F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销毁指定解码通道。</w:t>
      </w:r>
    </w:p>
    <w:p w14:paraId="3B868BD0" w14:textId="77777777" w:rsidR="00B324EC" w:rsidRPr="000021FC" w:rsidRDefault="00AF2D5F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609D0950" w14:textId="77777777" w:rsidTr="00877410">
        <w:tc>
          <w:tcPr>
            <w:tcW w:w="1271" w:type="dxa"/>
            <w:shd w:val="clear" w:color="auto" w:fill="auto"/>
            <w:vAlign w:val="center"/>
          </w:tcPr>
          <w:p w14:paraId="33AE7232" w14:textId="77777777" w:rsidR="00B324EC" w:rsidRPr="000021FC" w:rsidRDefault="00AF2D5F" w:rsidP="0031327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9057636" w14:textId="309A6EC7" w:rsidR="00A17551" w:rsidRPr="000021FC" w:rsidRDefault="00A17551" w:rsidP="00A17551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A60FE0" w:rsidRPr="00A60FE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vmppDecDestroyChannel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465FB484" w14:textId="28E23484" w:rsidR="00B324EC" w:rsidRPr="000021FC" w:rsidRDefault="00A17551" w:rsidP="00A1755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4B18AA18" w14:textId="77777777" w:rsidTr="00313274">
        <w:tc>
          <w:tcPr>
            <w:tcW w:w="1271" w:type="dxa"/>
            <w:vAlign w:val="center"/>
          </w:tcPr>
          <w:p w14:paraId="037B2858" w14:textId="77777777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03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26C76920" w14:textId="095AF42E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04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="00AC7145"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0F23D055" w14:textId="77777777" w:rsidTr="00313274">
        <w:tc>
          <w:tcPr>
            <w:tcW w:w="1271" w:type="dxa"/>
            <w:vAlign w:val="center"/>
          </w:tcPr>
          <w:p w14:paraId="0C4240C6" w14:textId="77777777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05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4BBAE8A" w14:textId="55DADE94" w:rsidR="00B324EC" w:rsidRPr="000021FC" w:rsidRDefault="00CC23D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06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507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6E5301">
              <w:rPr>
                <w:rFonts w:ascii="Times New Roman" w:eastAsia="宋体" w:hAnsi="Times New Roman" w:cs="Times New Roman"/>
                <w:szCs w:val="21"/>
                <w:rPrChange w:id="508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509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1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6E5301">
              <w:rPr>
                <w:rFonts w:ascii="Times New Roman" w:eastAsia="宋体" w:hAnsi="Times New Roman" w:cs="Times New Roman" w:hint="eastAsia"/>
                <w:szCs w:val="21"/>
                <w:rPrChange w:id="511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12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6BFC0B71" w14:textId="77777777" w:rsidR="00B324EC" w:rsidRPr="000021FC" w:rsidRDefault="00B324EC">
      <w:pPr>
        <w:rPr>
          <w:rFonts w:hint="eastAsia"/>
          <w:color w:val="8EAADB" w:themeColor="accent1" w:themeTint="99"/>
          <w:szCs w:val="21"/>
        </w:rPr>
      </w:pPr>
    </w:p>
    <w:p w14:paraId="03CA95BB" w14:textId="5EF7A41B" w:rsidR="00626867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777CEE89" w14:textId="00185821" w:rsidR="00626867" w:rsidRDefault="00626867" w:rsidP="002C727F">
      <w:pPr>
        <w:pStyle w:val="2"/>
        <w:numPr>
          <w:ilvl w:val="1"/>
          <w:numId w:val="1"/>
        </w:numPr>
        <w:rPr>
          <w:rFonts w:hint="eastAsia"/>
        </w:rPr>
      </w:pPr>
      <w:bookmarkStart w:id="513" w:name="_Toc227677534"/>
      <w:r w:rsidRPr="004140A3">
        <w:t>vmppDecDestroyChannel</w:t>
      </w:r>
      <w:r w:rsidRPr="00626867">
        <w:t>Forced</w:t>
      </w:r>
      <w:bookmarkEnd w:id="513"/>
    </w:p>
    <w:p w14:paraId="0ED7F4C2" w14:textId="77777777" w:rsidR="00626867" w:rsidRPr="000021FC" w:rsidRDefault="00626867" w:rsidP="00626867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【描述】</w:t>
      </w:r>
    </w:p>
    <w:p w14:paraId="0DD57B0A" w14:textId="3BF9235B" w:rsidR="00626867" w:rsidRPr="000021FC" w:rsidRDefault="00C959B4" w:rsidP="0062686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强制</w:t>
      </w:r>
      <w:r w:rsidR="00626867" w:rsidRPr="000021FC">
        <w:rPr>
          <w:rFonts w:ascii="宋体" w:eastAsia="宋体" w:hAnsi="宋体" w:hint="eastAsia"/>
          <w:szCs w:val="21"/>
        </w:rPr>
        <w:t>销毁指定解码通道。</w:t>
      </w:r>
    </w:p>
    <w:p w14:paraId="51DDE9D3" w14:textId="77777777" w:rsidR="00626867" w:rsidRPr="000021FC" w:rsidRDefault="00626867" w:rsidP="00626867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26867" w:rsidRPr="000021FC" w14:paraId="58A9D290" w14:textId="77777777" w:rsidTr="001D6CA9">
        <w:tc>
          <w:tcPr>
            <w:tcW w:w="1271" w:type="dxa"/>
            <w:shd w:val="clear" w:color="auto" w:fill="auto"/>
            <w:vAlign w:val="center"/>
          </w:tcPr>
          <w:p w14:paraId="49603086" w14:textId="77777777" w:rsidR="00626867" w:rsidRPr="000021FC" w:rsidRDefault="00626867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A325B9A" w14:textId="3D340987" w:rsidR="00626867" w:rsidRPr="000021FC" w:rsidRDefault="00626867" w:rsidP="001D6CA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A60FE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vmppDecDestroyChannel</w:t>
            </w:r>
            <w:r w:rsidRPr="00626867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Forced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48F0CB08" w14:textId="77777777" w:rsidR="00626867" w:rsidRPr="000021FC" w:rsidRDefault="00626867" w:rsidP="001D6C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626867" w:rsidRPr="000021FC" w14:paraId="4738F0C8" w14:textId="77777777" w:rsidTr="001D6CA9">
        <w:tc>
          <w:tcPr>
            <w:tcW w:w="1271" w:type="dxa"/>
            <w:vAlign w:val="center"/>
          </w:tcPr>
          <w:p w14:paraId="05FFC44B" w14:textId="77777777" w:rsidR="00626867" w:rsidRPr="000021FC" w:rsidRDefault="00626867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14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401A2CE4" w14:textId="77777777" w:rsidR="00626867" w:rsidRPr="000021FC" w:rsidRDefault="00626867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15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626867" w:rsidRPr="000021FC" w14:paraId="188E6C08" w14:textId="77777777" w:rsidTr="001D6CA9">
        <w:tc>
          <w:tcPr>
            <w:tcW w:w="1271" w:type="dxa"/>
            <w:vAlign w:val="center"/>
          </w:tcPr>
          <w:p w14:paraId="6E7A0D35" w14:textId="77777777" w:rsidR="00626867" w:rsidRPr="000021FC" w:rsidRDefault="00626867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16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B59A150" w14:textId="77777777" w:rsidR="00626867" w:rsidRPr="000021FC" w:rsidRDefault="00626867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17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518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519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vmpp_RSLT_OK,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2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否则返回相应错误码</w:t>
            </w:r>
          </w:p>
        </w:tc>
      </w:tr>
    </w:tbl>
    <w:p w14:paraId="2AD32CF3" w14:textId="469F01BE" w:rsidR="00626867" w:rsidRPr="007938E1" w:rsidRDefault="00083FEB" w:rsidP="0062686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、不确认解码器状态，强制销毁指定解码通道</w:t>
      </w:r>
      <w:r w:rsidRPr="00083FEB">
        <w:rPr>
          <w:rFonts w:ascii="Times New Roman" w:eastAsia="宋体" w:hAnsi="Times New Roman" w:cs="Times New Roman"/>
          <w:szCs w:val="21"/>
        </w:rPr>
        <w:t>。</w:t>
      </w:r>
    </w:p>
    <w:p w14:paraId="2DC2AFC7" w14:textId="23E33868" w:rsidR="00626867" w:rsidRDefault="00626867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768E3B4A" w14:textId="1B5A00CE" w:rsidR="00B324EC" w:rsidRDefault="00B428E6">
      <w:pPr>
        <w:pStyle w:val="2"/>
        <w:numPr>
          <w:ilvl w:val="1"/>
          <w:numId w:val="1"/>
        </w:numPr>
        <w:rPr>
          <w:rFonts w:hint="eastAsia"/>
        </w:rPr>
      </w:pPr>
      <w:bookmarkStart w:id="521" w:name="_Toc227677535"/>
      <w:r w:rsidRPr="00B428E6">
        <w:t>vmppDecStart</w:t>
      </w:r>
      <w:bookmarkEnd w:id="521"/>
    </w:p>
    <w:p w14:paraId="49857321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1F9E8C89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指定</w:t>
      </w:r>
      <w:r w:rsidRPr="000021FC">
        <w:rPr>
          <w:rFonts w:ascii="Times New Roman" w:eastAsia="宋体" w:hAnsi="Times New Roman" w:cs="Times New Roman"/>
          <w:szCs w:val="21"/>
        </w:rPr>
        <w:t>channel</w:t>
      </w:r>
      <w:r w:rsidRPr="000021FC">
        <w:rPr>
          <w:rFonts w:ascii="Times New Roman" w:eastAsia="宋体" w:hAnsi="Times New Roman" w:cs="Times New Roman"/>
          <w:szCs w:val="21"/>
        </w:rPr>
        <w:t>里开始接收码流。</w:t>
      </w:r>
    </w:p>
    <w:p w14:paraId="20822B8E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3596CEC8" w14:textId="77777777" w:rsidTr="00877410">
        <w:tc>
          <w:tcPr>
            <w:tcW w:w="1271" w:type="dxa"/>
            <w:shd w:val="clear" w:color="auto" w:fill="auto"/>
            <w:vAlign w:val="center"/>
          </w:tcPr>
          <w:p w14:paraId="3CCD9A83" w14:textId="77777777" w:rsidR="00B324EC" w:rsidRPr="000021FC" w:rsidRDefault="00AF2D5F" w:rsidP="004071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EB001B7" w14:textId="55A3E60F" w:rsidR="002137A9" w:rsidRPr="000021FC" w:rsidRDefault="00AA66D1" w:rsidP="002137A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D66C0F" w:rsidRPr="00D66C0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vmppDecStart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36AD68B6" w14:textId="55984C32" w:rsidR="00B324EC" w:rsidRPr="000021FC" w:rsidRDefault="00AA66D1" w:rsidP="002137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1E1CE755" w14:textId="77777777" w:rsidTr="00407141">
        <w:tc>
          <w:tcPr>
            <w:tcW w:w="1271" w:type="dxa"/>
            <w:vAlign w:val="center"/>
          </w:tcPr>
          <w:p w14:paraId="75879F20" w14:textId="77777777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22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6EF091F9" w14:textId="5B4D9B82" w:rsidR="00B324EC" w:rsidRPr="000021FC" w:rsidRDefault="00D13E97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23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28A6455E" w14:textId="77777777" w:rsidTr="00407141">
        <w:tc>
          <w:tcPr>
            <w:tcW w:w="1271" w:type="dxa"/>
            <w:vAlign w:val="center"/>
          </w:tcPr>
          <w:p w14:paraId="55E374AE" w14:textId="77777777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24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12001805" w14:textId="4EF5B352" w:rsidR="00B324EC" w:rsidRPr="000021FC" w:rsidRDefault="00CC23D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25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526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6E5301">
              <w:rPr>
                <w:rFonts w:ascii="Times New Roman" w:eastAsia="宋体" w:hAnsi="Times New Roman" w:cs="Times New Roman"/>
                <w:szCs w:val="21"/>
                <w:rPrChange w:id="527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528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29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6E5301">
              <w:rPr>
                <w:rFonts w:ascii="Times New Roman" w:eastAsia="宋体" w:hAnsi="Times New Roman" w:cs="Times New Roman" w:hint="eastAsia"/>
                <w:szCs w:val="21"/>
                <w:rPrChange w:id="53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31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0DC000EA" w14:textId="77777777" w:rsidR="00B324EC" w:rsidRDefault="00B324EC">
      <w:pPr>
        <w:rPr>
          <w:rFonts w:hint="eastAsia"/>
          <w:sz w:val="18"/>
          <w:szCs w:val="18"/>
        </w:rPr>
      </w:pPr>
    </w:p>
    <w:p w14:paraId="19EFDBB7" w14:textId="77777777" w:rsidR="00B324EC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21CCB2A1" w14:textId="257DABEF" w:rsidR="00B324EC" w:rsidRDefault="002C3ECB">
      <w:pPr>
        <w:pStyle w:val="2"/>
        <w:numPr>
          <w:ilvl w:val="1"/>
          <w:numId w:val="1"/>
        </w:numPr>
        <w:rPr>
          <w:rFonts w:hint="eastAsia"/>
        </w:rPr>
      </w:pPr>
      <w:bookmarkStart w:id="532" w:name="_Toc227677536"/>
      <w:r w:rsidRPr="002C3ECB">
        <w:lastRenderedPageBreak/>
        <w:t>vmppDecStop</w:t>
      </w:r>
      <w:bookmarkEnd w:id="532"/>
    </w:p>
    <w:p w14:paraId="44ED9857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69FA10E1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在指定</w:t>
      </w:r>
      <w:r w:rsidRPr="000021FC">
        <w:rPr>
          <w:rFonts w:ascii="Times New Roman" w:eastAsia="宋体" w:hAnsi="Times New Roman" w:cs="Times New Roman"/>
          <w:szCs w:val="21"/>
        </w:rPr>
        <w:t>channel</w:t>
      </w:r>
      <w:r w:rsidRPr="000021FC">
        <w:rPr>
          <w:rFonts w:ascii="Times New Roman" w:eastAsia="宋体" w:hAnsi="Times New Roman" w:cs="Times New Roman"/>
          <w:szCs w:val="21"/>
        </w:rPr>
        <w:t>里停止接收码流。</w:t>
      </w:r>
    </w:p>
    <w:p w14:paraId="39666852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7738F5BD" w14:textId="77777777" w:rsidTr="00877410">
        <w:tc>
          <w:tcPr>
            <w:tcW w:w="1271" w:type="dxa"/>
            <w:shd w:val="clear" w:color="auto" w:fill="auto"/>
            <w:vAlign w:val="center"/>
          </w:tcPr>
          <w:p w14:paraId="28BCF0CD" w14:textId="77777777" w:rsidR="00B324EC" w:rsidRPr="000021FC" w:rsidRDefault="00AF2D5F" w:rsidP="001A2B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F1DEBF5" w14:textId="34DE3F0E" w:rsidR="0021524C" w:rsidRPr="000021FC" w:rsidRDefault="00E61ADE" w:rsidP="00E61AD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2C3ECB" w:rsidRPr="002C3EC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vmppDecStop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736EA83C" w14:textId="042F2152" w:rsidR="00B324EC" w:rsidRPr="000021FC" w:rsidRDefault="00E61ADE" w:rsidP="0021524C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39DA1141" w14:textId="77777777" w:rsidTr="001A2B03">
        <w:tc>
          <w:tcPr>
            <w:tcW w:w="1271" w:type="dxa"/>
            <w:vAlign w:val="center"/>
          </w:tcPr>
          <w:p w14:paraId="5F383BE2" w14:textId="77777777" w:rsidR="00B324EC" w:rsidRPr="000021FC" w:rsidRDefault="00AF2D5F" w:rsidP="001A2B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0B5E406B" w14:textId="47A28ACB" w:rsidR="00B324EC" w:rsidRPr="000021FC" w:rsidRDefault="00ED7C4B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33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061B19EA" w14:textId="77777777" w:rsidTr="001A2B03">
        <w:tc>
          <w:tcPr>
            <w:tcW w:w="1271" w:type="dxa"/>
            <w:vAlign w:val="center"/>
          </w:tcPr>
          <w:p w14:paraId="7DD4AFEB" w14:textId="77777777" w:rsidR="00B324EC" w:rsidRPr="000021FC" w:rsidRDefault="00AF2D5F" w:rsidP="001A2B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36DCB3F" w14:textId="1E08057E" w:rsidR="00B324EC" w:rsidRPr="000021FC" w:rsidRDefault="00CC23D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34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535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6E5301">
              <w:rPr>
                <w:rFonts w:ascii="Times New Roman" w:eastAsia="宋体" w:hAnsi="Times New Roman" w:cs="Times New Roman"/>
                <w:szCs w:val="21"/>
                <w:rPrChange w:id="536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537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38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6E5301">
              <w:rPr>
                <w:rFonts w:ascii="Times New Roman" w:eastAsia="宋体" w:hAnsi="Times New Roman" w:cs="Times New Roman" w:hint="eastAsia"/>
                <w:szCs w:val="21"/>
                <w:rPrChange w:id="539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4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58BDDA4E" w14:textId="77777777" w:rsidR="00B324EC" w:rsidRPr="000021FC" w:rsidRDefault="00B324EC">
      <w:pPr>
        <w:rPr>
          <w:rFonts w:hint="eastAsia"/>
          <w:szCs w:val="21"/>
        </w:rPr>
      </w:pPr>
    </w:p>
    <w:p w14:paraId="066CDA4D" w14:textId="77777777" w:rsidR="00B324EC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18FF6809" w14:textId="03A7953C" w:rsidR="00B324EC" w:rsidRDefault="005F6690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541" w:name="_Toc227677537"/>
      <w:r w:rsidRPr="005F6690">
        <w:t>vmppDecSendStream</w:t>
      </w:r>
      <w:bookmarkEnd w:id="541"/>
    </w:p>
    <w:p w14:paraId="1946CD41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4C3D01FE" w14:textId="2B2FC983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向视频解码通道发送码流数据。</w:t>
      </w:r>
    </w:p>
    <w:p w14:paraId="5B823CC5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190B0B30" w14:textId="77777777" w:rsidTr="00877410">
        <w:tc>
          <w:tcPr>
            <w:tcW w:w="1271" w:type="dxa"/>
            <w:shd w:val="clear" w:color="auto" w:fill="auto"/>
            <w:vAlign w:val="center"/>
          </w:tcPr>
          <w:p w14:paraId="2E62470E" w14:textId="77777777" w:rsidR="00B324EC" w:rsidRPr="000021FC" w:rsidRDefault="00AF2D5F" w:rsidP="002811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28FB93AA" w14:textId="6F58132D" w:rsidR="00736CE1" w:rsidRPr="000021FC" w:rsidRDefault="00A20DEE" w:rsidP="00A20DE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011B3B" w:rsidRPr="00011B3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vmppDecSendStream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392B2DE9" w14:textId="77777777" w:rsidR="00736CE1" w:rsidRPr="000021FC" w:rsidRDefault="00A20DEE" w:rsidP="00736CE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6510797D" w14:textId="77777777" w:rsidR="00736CE1" w:rsidRPr="000021FC" w:rsidRDefault="00A20DEE" w:rsidP="00736CE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vmppStream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stream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0B4CB6BC" w14:textId="488D0548" w:rsidR="00B324EC" w:rsidRPr="000021FC" w:rsidRDefault="00A20DEE" w:rsidP="00736CE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uint32_t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timeout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2A34F4C4" w14:textId="77777777" w:rsidTr="00281141">
        <w:tc>
          <w:tcPr>
            <w:tcW w:w="1271" w:type="dxa"/>
            <w:vMerge w:val="restart"/>
            <w:vAlign w:val="center"/>
          </w:tcPr>
          <w:p w14:paraId="57B8EF73" w14:textId="77777777" w:rsidR="00B324EC" w:rsidRPr="000021FC" w:rsidRDefault="00AF2D5F" w:rsidP="002811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6CC705C3" w14:textId="3F513CBA" w:rsidR="00B324EC" w:rsidRPr="000021FC" w:rsidRDefault="002E0801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42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29BD761F" w14:textId="77777777" w:rsidTr="00281141">
        <w:tc>
          <w:tcPr>
            <w:tcW w:w="1271" w:type="dxa"/>
            <w:vMerge/>
            <w:vAlign w:val="center"/>
          </w:tcPr>
          <w:p w14:paraId="4C9EBE79" w14:textId="77777777" w:rsidR="00B324EC" w:rsidRPr="000021FC" w:rsidRDefault="00B324EC" w:rsidP="0028114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0FDF570" w14:textId="77777777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43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stream: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码流数据</w:t>
            </w:r>
          </w:p>
        </w:tc>
      </w:tr>
      <w:tr w:rsidR="00B324EC" w:rsidRPr="000021FC" w14:paraId="1DFB468C" w14:textId="77777777" w:rsidTr="00281141">
        <w:tc>
          <w:tcPr>
            <w:tcW w:w="1271" w:type="dxa"/>
            <w:vMerge/>
            <w:vAlign w:val="center"/>
          </w:tcPr>
          <w:p w14:paraId="64695216" w14:textId="77777777" w:rsidR="00B324EC" w:rsidRPr="000021FC" w:rsidRDefault="00B324EC" w:rsidP="0028114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377EFEA1" w14:textId="27568094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44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timeout: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超时时间</w:t>
            </w:r>
            <w:r w:rsidR="00134953"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134953" w:rsidRPr="000021FC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134953" w:rsidRPr="000021FC">
              <w:rPr>
                <w:rFonts w:ascii="Times New Roman" w:eastAsia="宋体" w:hAnsi="Times New Roman" w:cs="Times New Roman"/>
                <w:szCs w:val="21"/>
              </w:rPr>
              <w:t xml:space="preserve">&gt;= </w:t>
            </w:r>
            <w:r w:rsidR="008A5001" w:rsidRPr="000021FC">
              <w:rPr>
                <w:rFonts w:ascii="Times New Roman" w:eastAsia="宋体" w:hAnsi="Times New Roman" w:cs="Times New Roman"/>
                <w:szCs w:val="21"/>
              </w:rPr>
              <w:t>4</w:t>
            </w:r>
            <w:r w:rsidR="00134953" w:rsidRPr="000021FC">
              <w:rPr>
                <w:rFonts w:ascii="Times New Roman" w:eastAsia="宋体" w:hAnsi="Times New Roman" w:cs="Times New Roman"/>
                <w:szCs w:val="21"/>
              </w:rPr>
              <w:t>000ms)</w:t>
            </w:r>
            <w:r w:rsidR="00541E66"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E22FC8" w:rsidRPr="000021FC">
              <w:rPr>
                <w:rFonts w:ascii="Times New Roman" w:eastAsia="宋体" w:hAnsi="Times New Roman" w:cs="Times New Roman" w:hint="eastAsia"/>
                <w:szCs w:val="21"/>
              </w:rPr>
              <w:t>设置小于</w:t>
            </w:r>
            <w:r w:rsidR="008A5001" w:rsidRPr="000021FC">
              <w:rPr>
                <w:rFonts w:ascii="Times New Roman" w:eastAsia="宋体" w:hAnsi="Times New Roman" w:cs="Times New Roman"/>
                <w:szCs w:val="21"/>
              </w:rPr>
              <w:t>4</w:t>
            </w:r>
            <w:r w:rsidR="00E22FC8" w:rsidRPr="000021FC">
              <w:rPr>
                <w:rFonts w:ascii="Times New Roman" w:eastAsia="宋体" w:hAnsi="Times New Roman" w:cs="Times New Roman"/>
                <w:szCs w:val="21"/>
              </w:rPr>
              <w:t>000</w:t>
            </w:r>
            <w:r w:rsidR="00E22FC8" w:rsidRPr="000021FC">
              <w:rPr>
                <w:rFonts w:ascii="Times New Roman" w:eastAsia="宋体" w:hAnsi="Times New Roman" w:cs="Times New Roman" w:hint="eastAsia"/>
                <w:szCs w:val="21"/>
              </w:rPr>
              <w:t>ms</w:t>
            </w:r>
            <w:r w:rsidR="00E22FC8" w:rsidRPr="000021FC">
              <w:rPr>
                <w:rFonts w:ascii="Times New Roman" w:eastAsia="宋体" w:hAnsi="Times New Roman" w:cs="Times New Roman" w:hint="eastAsia"/>
                <w:szCs w:val="21"/>
              </w:rPr>
              <w:t>则使用默认值</w:t>
            </w:r>
            <w:r w:rsidR="007A6B3E" w:rsidRPr="000021FC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8A5001" w:rsidRPr="000021FC">
              <w:rPr>
                <w:rFonts w:ascii="Times New Roman" w:eastAsia="宋体" w:hAnsi="Times New Roman" w:cs="Times New Roman"/>
                <w:szCs w:val="21"/>
              </w:rPr>
              <w:t>4</w:t>
            </w:r>
            <w:r w:rsidR="007A6B3E" w:rsidRPr="000021FC">
              <w:rPr>
                <w:rFonts w:ascii="Times New Roman" w:eastAsia="宋体" w:hAnsi="Times New Roman" w:cs="Times New Roman"/>
                <w:szCs w:val="21"/>
              </w:rPr>
              <w:t>000ms)</w:t>
            </w:r>
          </w:p>
        </w:tc>
      </w:tr>
      <w:tr w:rsidR="00B324EC" w:rsidRPr="000021FC" w14:paraId="3D511E12" w14:textId="77777777" w:rsidTr="00281141">
        <w:tc>
          <w:tcPr>
            <w:tcW w:w="1271" w:type="dxa"/>
            <w:vAlign w:val="center"/>
          </w:tcPr>
          <w:p w14:paraId="4BCE3D74" w14:textId="77777777" w:rsidR="00B324EC" w:rsidRPr="000021FC" w:rsidRDefault="00AF2D5F" w:rsidP="002811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421867C1" w14:textId="62DDDD92" w:rsidR="00B324EC" w:rsidRPr="000021FC" w:rsidRDefault="00CC23D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45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546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6E5301">
              <w:rPr>
                <w:rFonts w:ascii="Times New Roman" w:eastAsia="宋体" w:hAnsi="Times New Roman" w:cs="Times New Roman"/>
                <w:szCs w:val="21"/>
                <w:rPrChange w:id="547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548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49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6E5301">
              <w:rPr>
                <w:rFonts w:ascii="Times New Roman" w:eastAsia="宋体" w:hAnsi="Times New Roman" w:cs="Times New Roman" w:hint="eastAsia"/>
                <w:szCs w:val="21"/>
                <w:rPrChange w:id="55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51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5127F77C" w14:textId="77777777" w:rsidR="001E16EF" w:rsidRPr="000021FC" w:rsidRDefault="001E16EF" w:rsidP="001E16E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【实现】</w:t>
      </w:r>
    </w:p>
    <w:p w14:paraId="22DA0C9B" w14:textId="0B253C66" w:rsidR="00892C6D" w:rsidRPr="00892C6D" w:rsidRDefault="00892C6D" w:rsidP="00BE3665">
      <w:pPr>
        <w:rPr>
          <w:rFonts w:ascii="Times New Roman" w:eastAsia="宋体" w:hAnsi="Times New Roman" w:cs="Times New Roman"/>
          <w:szCs w:val="21"/>
        </w:rPr>
      </w:pPr>
      <w:bookmarkStart w:id="552" w:name="OLE_LINK42"/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Pr="0001419F">
        <w:rPr>
          <w:rFonts w:ascii="Times New Roman" w:eastAsia="宋体" w:hAnsi="Times New Roman" w:cs="Times New Roman" w:hint="eastAsia"/>
          <w:szCs w:val="21"/>
          <w:rPrChange w:id="553" w:author="Lynne Deng 邓玲玲" w:date="2026-04-21T13:47:00Z" w16du:dateUtc="2026-04-21T05:47:00Z">
            <w:rPr>
              <w:rFonts w:hint="eastAsia"/>
              <w:szCs w:val="21"/>
            </w:rPr>
          </w:rPrChange>
        </w:rPr>
        <w:t>使用该接口前，必须已经调用</w:t>
      </w:r>
      <w:r w:rsidRPr="0001419F">
        <w:rPr>
          <w:rFonts w:ascii="Times New Roman" w:eastAsia="宋体" w:hAnsi="Times New Roman" w:cs="Times New Roman"/>
          <w:szCs w:val="21"/>
          <w:rPrChange w:id="554" w:author="Lynne Deng 邓玲玲" w:date="2026-04-21T13:47:00Z" w16du:dateUtc="2026-04-21T05:47:00Z">
            <w:rPr>
              <w:szCs w:val="21"/>
            </w:rPr>
          </w:rPrChange>
        </w:rPr>
        <w:t>vmppDecStart</w:t>
      </w:r>
      <w:r w:rsidRPr="0001419F">
        <w:rPr>
          <w:rFonts w:ascii="Times New Roman" w:eastAsia="宋体" w:hAnsi="Times New Roman" w:cs="Times New Roman" w:hint="eastAsia"/>
          <w:szCs w:val="21"/>
          <w:rPrChange w:id="555" w:author="Lynne Deng 邓玲玲" w:date="2026-04-21T13:47:00Z" w16du:dateUtc="2026-04-21T05:47:00Z">
            <w:rPr>
              <w:rFonts w:hint="eastAsia"/>
              <w:szCs w:val="21"/>
            </w:rPr>
          </w:rPrChange>
        </w:rPr>
        <w:t>，否则会返回状态错误</w:t>
      </w:r>
      <w:r w:rsidRPr="00083FEB">
        <w:rPr>
          <w:rFonts w:ascii="Times New Roman" w:eastAsia="宋体" w:hAnsi="Times New Roman" w:cs="Times New Roman"/>
          <w:szCs w:val="21"/>
        </w:rPr>
        <w:t>。</w:t>
      </w:r>
    </w:p>
    <w:bookmarkEnd w:id="552"/>
    <w:p w14:paraId="3BECC1BF" w14:textId="77777777" w:rsidR="00B324EC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476FD53" w14:textId="42C8B74D" w:rsidR="00892C6D" w:rsidRDefault="00892C6D" w:rsidP="00892C6D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556" w:name="_Toc227677538"/>
      <w:r w:rsidRPr="005F6690">
        <w:t>vmppDecSendStream</w:t>
      </w:r>
      <w:r>
        <w:rPr>
          <w:rFonts w:hint="eastAsia"/>
        </w:rPr>
        <w:t>V2</w:t>
      </w:r>
      <w:bookmarkEnd w:id="556"/>
    </w:p>
    <w:p w14:paraId="73E12F9E" w14:textId="77777777" w:rsidR="00892C6D" w:rsidRPr="000021FC" w:rsidRDefault="00892C6D" w:rsidP="00892C6D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20ECB1C4" w14:textId="7145193B" w:rsidR="00892C6D" w:rsidRPr="000021FC" w:rsidRDefault="00892C6D" w:rsidP="00892C6D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向视频解码通道发送码流数据</w:t>
      </w:r>
      <w:r>
        <w:rPr>
          <w:rFonts w:ascii="Times New Roman" w:eastAsia="宋体" w:hAnsi="Times New Roman" w:cs="Times New Roman" w:hint="eastAsia"/>
          <w:szCs w:val="21"/>
        </w:rPr>
        <w:t>，版本</w:t>
      </w:r>
      <w:r>
        <w:rPr>
          <w:rFonts w:ascii="Times New Roman" w:eastAsia="宋体" w:hAnsi="Times New Roman" w:cs="Times New Roman" w:hint="eastAsia"/>
          <w:szCs w:val="21"/>
        </w:rPr>
        <w:t>2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336C7F4D" w14:textId="77777777" w:rsidR="00892C6D" w:rsidRPr="000021FC" w:rsidRDefault="00892C6D" w:rsidP="00892C6D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892C6D" w:rsidRPr="000021FC" w14:paraId="00C3614B" w14:textId="77777777" w:rsidTr="001D6CA9">
        <w:tc>
          <w:tcPr>
            <w:tcW w:w="1271" w:type="dxa"/>
            <w:shd w:val="clear" w:color="auto" w:fill="auto"/>
            <w:vAlign w:val="center"/>
          </w:tcPr>
          <w:p w14:paraId="645C714E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973B05A" w14:textId="49779DC1" w:rsidR="00892C6D" w:rsidRPr="000021FC" w:rsidRDefault="00892C6D" w:rsidP="001D6CA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11B3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vmppDecSendStream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V2</w:t>
            </w:r>
            <w:r w:rsidRPr="00011B3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76413F90" w14:textId="77777777" w:rsidR="00892C6D" w:rsidRPr="000021FC" w:rsidRDefault="00892C6D" w:rsidP="001D6C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40307378" w14:textId="77777777" w:rsidR="00892C6D" w:rsidRDefault="00892C6D" w:rsidP="001D6C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vmppStream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stream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4B2D894F" w14:textId="1EAFD6A8" w:rsidR="00892C6D" w:rsidRPr="000021FC" w:rsidRDefault="00892C6D" w:rsidP="00892C6D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92C6D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vmppSliceInfo </w:t>
            </w:r>
            <w:r w:rsidRPr="00892C6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*</w:t>
            </w:r>
            <w:r w:rsidRPr="00892C6D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sliceInfo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,</w:t>
            </w:r>
          </w:p>
          <w:p w14:paraId="1DCA9BB0" w14:textId="77777777" w:rsidR="00892C6D" w:rsidRPr="000021FC" w:rsidRDefault="00892C6D" w:rsidP="001D6C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uint32_t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timeout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892C6D" w:rsidRPr="000021FC" w14:paraId="62C65017" w14:textId="77777777" w:rsidTr="001D6CA9">
        <w:tc>
          <w:tcPr>
            <w:tcW w:w="1271" w:type="dxa"/>
            <w:vMerge w:val="restart"/>
            <w:vAlign w:val="center"/>
          </w:tcPr>
          <w:p w14:paraId="6278301E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7DADFBE" w14:textId="77777777" w:rsidR="00892C6D" w:rsidRPr="000021FC" w:rsidRDefault="00892C6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57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892C6D" w:rsidRPr="000021FC" w14:paraId="5A54714D" w14:textId="77777777" w:rsidTr="001D6CA9">
        <w:tc>
          <w:tcPr>
            <w:tcW w:w="1271" w:type="dxa"/>
            <w:vMerge/>
            <w:vAlign w:val="center"/>
          </w:tcPr>
          <w:p w14:paraId="6CFB7AEA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6A746D1" w14:textId="77777777" w:rsidR="00892C6D" w:rsidRPr="000021FC" w:rsidRDefault="00892C6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58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stream: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码流数据</w:t>
            </w:r>
          </w:p>
        </w:tc>
      </w:tr>
      <w:tr w:rsidR="00892C6D" w:rsidRPr="000021FC" w14:paraId="70C3F060" w14:textId="77777777" w:rsidTr="001D6CA9">
        <w:tc>
          <w:tcPr>
            <w:tcW w:w="1271" w:type="dxa"/>
            <w:vMerge/>
            <w:vAlign w:val="center"/>
          </w:tcPr>
          <w:p w14:paraId="6C4303EF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61FAE22E" w14:textId="03BE56C5" w:rsidR="00892C6D" w:rsidRPr="000021FC" w:rsidRDefault="00892C6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59" w:author="Lynne Deng 邓玲玲" w:date="2026-04-21T11:21:00Z" w16du:dateUtc="2026-04-21T03:21:00Z">
                <w:pPr/>
              </w:pPrChange>
            </w:pPr>
            <w:r w:rsidRPr="00892C6D">
              <w:rPr>
                <w:rFonts w:ascii="Times New Roman" w:eastAsia="宋体" w:hAnsi="Times New Roman" w:cs="Times New Roman"/>
                <w:szCs w:val="21"/>
              </w:rPr>
              <w:t>sliceInfo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:slice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头信息</w:t>
            </w:r>
          </w:p>
        </w:tc>
      </w:tr>
      <w:tr w:rsidR="00892C6D" w:rsidRPr="000021FC" w14:paraId="29882F03" w14:textId="77777777" w:rsidTr="001D6CA9">
        <w:tc>
          <w:tcPr>
            <w:tcW w:w="1271" w:type="dxa"/>
            <w:vMerge/>
            <w:vAlign w:val="center"/>
          </w:tcPr>
          <w:p w14:paraId="748B8BB5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287B9ECF" w14:textId="77777777" w:rsidR="00892C6D" w:rsidRPr="000021FC" w:rsidRDefault="00892C6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60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timeout: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超时时间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&gt;= 4000ms)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，设置小于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4000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ms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则使用默认值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4000ms)</w:t>
            </w:r>
          </w:p>
        </w:tc>
      </w:tr>
      <w:tr w:rsidR="00892C6D" w:rsidRPr="000021FC" w14:paraId="3160492F" w14:textId="77777777" w:rsidTr="001D6CA9">
        <w:tc>
          <w:tcPr>
            <w:tcW w:w="1271" w:type="dxa"/>
            <w:vAlign w:val="center"/>
          </w:tcPr>
          <w:p w14:paraId="68804853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1C6387DF" w14:textId="77777777" w:rsidR="00892C6D" w:rsidRPr="000021FC" w:rsidRDefault="00892C6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61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562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563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vmpp_RSLT_OK,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64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否则返回相应错误码</w:t>
            </w:r>
          </w:p>
        </w:tc>
      </w:tr>
    </w:tbl>
    <w:p w14:paraId="55E45B60" w14:textId="77777777" w:rsidR="00892C6D" w:rsidRPr="000021FC" w:rsidRDefault="00892C6D" w:rsidP="00892C6D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【实现】</w:t>
      </w:r>
    </w:p>
    <w:p w14:paraId="349260C5" w14:textId="6C93F70A" w:rsidR="00892C6D" w:rsidRPr="00892C6D" w:rsidRDefault="00892C6D" w:rsidP="00892C6D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01419F">
        <w:rPr>
          <w:rFonts w:ascii="Times New Roman" w:eastAsia="宋体" w:hAnsi="Times New Roman" w:cs="Times New Roman" w:hint="eastAsia"/>
          <w:szCs w:val="21"/>
          <w:rPrChange w:id="565" w:author="Lynne Deng 邓玲玲" w:date="2026-04-21T13:47:00Z" w16du:dateUtc="2026-04-21T05:47:00Z">
            <w:rPr>
              <w:rFonts w:hint="eastAsia"/>
              <w:szCs w:val="21"/>
            </w:rPr>
          </w:rPrChange>
        </w:rPr>
        <w:t>使用该接口前，必须已经调用</w:t>
      </w:r>
      <w:r w:rsidRPr="0001419F">
        <w:rPr>
          <w:rFonts w:ascii="Times New Roman" w:eastAsia="宋体" w:hAnsi="Times New Roman" w:cs="Times New Roman"/>
          <w:szCs w:val="21"/>
          <w:rPrChange w:id="566" w:author="Lynne Deng 邓玲玲" w:date="2026-04-21T13:47:00Z" w16du:dateUtc="2026-04-21T05:47:00Z">
            <w:rPr>
              <w:szCs w:val="21"/>
            </w:rPr>
          </w:rPrChange>
        </w:rPr>
        <w:t>vmppDecStart</w:t>
      </w:r>
      <w:r w:rsidRPr="0001419F">
        <w:rPr>
          <w:rFonts w:ascii="Times New Roman" w:eastAsia="宋体" w:hAnsi="Times New Roman" w:cs="Times New Roman" w:hint="eastAsia"/>
          <w:szCs w:val="21"/>
          <w:rPrChange w:id="567" w:author="Lynne Deng 邓玲玲" w:date="2026-04-21T13:47:00Z" w16du:dateUtc="2026-04-21T05:47:00Z">
            <w:rPr>
              <w:rFonts w:hint="eastAsia"/>
              <w:szCs w:val="21"/>
            </w:rPr>
          </w:rPrChange>
        </w:rPr>
        <w:t>，否则会返回状态错误</w:t>
      </w:r>
      <w:r w:rsidRPr="00892C6D">
        <w:rPr>
          <w:rFonts w:ascii="Times New Roman" w:eastAsia="宋体" w:hAnsi="Times New Roman" w:cs="Times New Roman"/>
          <w:szCs w:val="21"/>
        </w:rPr>
        <w:t>。</w:t>
      </w:r>
    </w:p>
    <w:p w14:paraId="5CCAD681" w14:textId="230918E3" w:rsidR="00892C6D" w:rsidRPr="00892C6D" w:rsidRDefault="00892C6D" w:rsidP="00892C6D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sliceInfo</w:t>
      </w:r>
      <w:r>
        <w:rPr>
          <w:rFonts w:ascii="Times New Roman" w:eastAsia="宋体" w:hAnsi="Times New Roman" w:cs="Times New Roman" w:hint="eastAsia"/>
          <w:szCs w:val="21"/>
        </w:rPr>
        <w:t>输出只支持</w:t>
      </w:r>
      <w:r>
        <w:rPr>
          <w:rFonts w:ascii="Times New Roman" w:eastAsia="宋体" w:hAnsi="Times New Roman" w:cs="Times New Roman" w:hint="eastAsia"/>
          <w:szCs w:val="21"/>
        </w:rPr>
        <w:t>h264</w:t>
      </w:r>
      <w:r>
        <w:rPr>
          <w:rFonts w:ascii="Times New Roman" w:eastAsia="宋体" w:hAnsi="Times New Roman" w:cs="Times New Roman" w:hint="eastAsia"/>
          <w:szCs w:val="21"/>
        </w:rPr>
        <w:t>解码。</w:t>
      </w:r>
    </w:p>
    <w:p w14:paraId="6E9738CF" w14:textId="77777777" w:rsidR="00892C6D" w:rsidDel="008B6933" w:rsidRDefault="00892C6D" w:rsidP="00892C6D">
      <w:pPr>
        <w:rPr>
          <w:del w:id="568" w:author="Lynne Deng 邓玲玲" w:date="2026-04-21T13:46:00Z" w16du:dateUtc="2026-04-21T05:46:00Z"/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CDEAEF3" w14:textId="77777777" w:rsidR="00892C6D" w:rsidRDefault="00892C6D">
      <w:pPr>
        <w:rPr>
          <w:rFonts w:hint="eastAsia"/>
          <w:color w:val="8EAADB" w:themeColor="accent1" w:themeTint="99"/>
          <w:sz w:val="18"/>
          <w:szCs w:val="18"/>
        </w:rPr>
      </w:pPr>
    </w:p>
    <w:p w14:paraId="04D19927" w14:textId="3CEB94D5" w:rsidR="00B324EC" w:rsidRDefault="00151744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569" w:name="_Toc227677539"/>
      <w:r w:rsidRPr="00151744">
        <w:t>vmppDecReceiveFrame</w:t>
      </w:r>
      <w:bookmarkEnd w:id="569"/>
    </w:p>
    <w:p w14:paraId="77ED1BB2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5E4C7426" w14:textId="4C159E3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获取解码通道里的解码图像。</w:t>
      </w:r>
    </w:p>
    <w:p w14:paraId="3610B2A4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72A519EE" w14:textId="77777777" w:rsidTr="00877410">
        <w:tc>
          <w:tcPr>
            <w:tcW w:w="1271" w:type="dxa"/>
            <w:shd w:val="clear" w:color="auto" w:fill="auto"/>
            <w:vAlign w:val="center"/>
          </w:tcPr>
          <w:p w14:paraId="39A21971" w14:textId="77777777" w:rsidR="00B324EC" w:rsidRPr="000021FC" w:rsidRDefault="00AF2D5F" w:rsidP="00A81BA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3BDE8E6" w14:textId="579A060B" w:rsidR="00341E49" w:rsidRPr="000021FC" w:rsidRDefault="00341E49" w:rsidP="00341E4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510DF5" w:rsidRPr="00510DF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vmppDecReceiveFrame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388E24B9" w14:textId="77777777" w:rsidR="00341E49" w:rsidRPr="000021FC" w:rsidRDefault="00341E49" w:rsidP="00341E4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347E5581" w14:textId="77777777" w:rsidR="00341E49" w:rsidRPr="000021FC" w:rsidRDefault="00341E49" w:rsidP="00341E4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vmppFrame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frame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2482D74" w14:textId="1AEF5BB1" w:rsidR="00341E49" w:rsidRPr="000021FC" w:rsidRDefault="00615E79" w:rsidP="00341E4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615E7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vmppDecOutputOptions</w:t>
            </w:r>
            <w:r w:rsidR="00341E49"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="00341E49"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opt</w:t>
            </w:r>
            <w:r w:rsidR="00341E49"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1AB6D20E" w14:textId="6DA306C9" w:rsidR="00B324EC" w:rsidRPr="000021FC" w:rsidRDefault="00341E49" w:rsidP="00341E4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uint32_t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timeout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7A242568" w14:textId="77777777" w:rsidTr="00A81BA7">
        <w:tc>
          <w:tcPr>
            <w:tcW w:w="1271" w:type="dxa"/>
            <w:vMerge w:val="restart"/>
            <w:vAlign w:val="center"/>
          </w:tcPr>
          <w:p w14:paraId="42E0BE2A" w14:textId="77777777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0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42EC3117" w14:textId="393A034A" w:rsidR="00B324EC" w:rsidRPr="000021FC" w:rsidRDefault="000C5D1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1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2260BA80" w14:textId="77777777" w:rsidTr="00A81BA7">
        <w:tc>
          <w:tcPr>
            <w:tcW w:w="1271" w:type="dxa"/>
            <w:vMerge/>
            <w:vAlign w:val="center"/>
          </w:tcPr>
          <w:p w14:paraId="57BBEFC1" w14:textId="77777777" w:rsidR="00B324EC" w:rsidRPr="000021FC" w:rsidRDefault="00B324EC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2" w:author="Lynne Deng 邓玲玲" w:date="2026-04-21T11:21:00Z" w16du:dateUtc="2026-04-21T03:21:00Z">
                <w:pPr/>
              </w:pPrChange>
            </w:pPr>
          </w:p>
        </w:tc>
        <w:tc>
          <w:tcPr>
            <w:tcW w:w="7025" w:type="dxa"/>
          </w:tcPr>
          <w:p w14:paraId="5FE9AB62" w14:textId="77777777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3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frame: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解码后的图像数据</w:t>
            </w:r>
          </w:p>
        </w:tc>
      </w:tr>
      <w:tr w:rsidR="00896DB0" w:rsidRPr="000021FC" w14:paraId="208BE24F" w14:textId="77777777" w:rsidTr="00A81BA7">
        <w:tc>
          <w:tcPr>
            <w:tcW w:w="1271" w:type="dxa"/>
            <w:vMerge/>
            <w:vAlign w:val="center"/>
          </w:tcPr>
          <w:p w14:paraId="1C77C6BF" w14:textId="77777777" w:rsidR="00896DB0" w:rsidRPr="000021FC" w:rsidRDefault="00896DB0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4" w:author="Lynne Deng 邓玲玲" w:date="2026-04-21T11:21:00Z" w16du:dateUtc="2026-04-21T03:21:00Z">
                <w:pPr/>
              </w:pPrChange>
            </w:pPr>
          </w:p>
        </w:tc>
        <w:tc>
          <w:tcPr>
            <w:tcW w:w="7025" w:type="dxa"/>
          </w:tcPr>
          <w:p w14:paraId="3A105B50" w14:textId="7B36DEBC" w:rsidR="00896DB0" w:rsidRPr="000021FC" w:rsidRDefault="00896DB0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5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o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pt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9F1D19" w:rsidRPr="000021FC">
              <w:rPr>
                <w:rFonts w:ascii="Times New Roman" w:eastAsia="宋体" w:hAnsi="Times New Roman" w:cs="Times New Roman" w:hint="eastAsia"/>
                <w:szCs w:val="21"/>
              </w:rPr>
              <w:t>输出帧选项</w:t>
            </w:r>
          </w:p>
        </w:tc>
      </w:tr>
      <w:tr w:rsidR="00B324EC" w:rsidRPr="000021FC" w14:paraId="41A34ED3" w14:textId="77777777" w:rsidTr="00A81BA7">
        <w:tc>
          <w:tcPr>
            <w:tcW w:w="1271" w:type="dxa"/>
            <w:vMerge/>
            <w:vAlign w:val="center"/>
          </w:tcPr>
          <w:p w14:paraId="73DF898D" w14:textId="77777777" w:rsidR="00B324EC" w:rsidRPr="000021FC" w:rsidRDefault="00B324EC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6" w:author="Lynne Deng 邓玲玲" w:date="2026-04-21T11:21:00Z" w16du:dateUtc="2026-04-21T03:21:00Z">
                <w:pPr/>
              </w:pPrChange>
            </w:pPr>
          </w:p>
        </w:tc>
        <w:tc>
          <w:tcPr>
            <w:tcW w:w="7025" w:type="dxa"/>
          </w:tcPr>
          <w:p w14:paraId="61ACEA3F" w14:textId="52BB88F2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7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timeout: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超时时间</w:t>
            </w:r>
            <w:r w:rsidR="00C52996"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C52996" w:rsidRPr="000021FC">
              <w:rPr>
                <w:rFonts w:ascii="Times New Roman" w:eastAsia="宋体" w:hAnsi="Times New Roman" w:cs="Times New Roman" w:hint="eastAsia"/>
                <w:szCs w:val="21"/>
              </w:rPr>
              <w:t>reserved</w:t>
            </w:r>
          </w:p>
        </w:tc>
      </w:tr>
      <w:tr w:rsidR="00B324EC" w:rsidRPr="000021FC" w14:paraId="03F5D0EA" w14:textId="77777777" w:rsidTr="00A81BA7">
        <w:tc>
          <w:tcPr>
            <w:tcW w:w="1271" w:type="dxa"/>
            <w:vAlign w:val="center"/>
          </w:tcPr>
          <w:p w14:paraId="3113C99F" w14:textId="77777777" w:rsidR="00B324EC" w:rsidRPr="000021FC" w:rsidRDefault="00AF2D5F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8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F2AB1DA" w14:textId="7321A297" w:rsidR="00B324EC" w:rsidRPr="000021FC" w:rsidRDefault="00CC23D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579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58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6E5301">
              <w:rPr>
                <w:rFonts w:ascii="Times New Roman" w:eastAsia="宋体" w:hAnsi="Times New Roman" w:cs="Times New Roman"/>
                <w:szCs w:val="21"/>
                <w:rPrChange w:id="581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582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83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6E5301">
              <w:rPr>
                <w:rFonts w:ascii="Times New Roman" w:eastAsia="宋体" w:hAnsi="Times New Roman" w:cs="Times New Roman" w:hint="eastAsia"/>
                <w:szCs w:val="21"/>
                <w:rPrChange w:id="584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585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26B98027" w14:textId="3E1AC558" w:rsidR="001E16EF" w:rsidRPr="000021FC" w:rsidRDefault="00257186" w:rsidP="001E16E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【实现】</w:t>
      </w:r>
    </w:p>
    <w:p w14:paraId="64C829FE" w14:textId="10B4EA1A" w:rsidR="001E16EF" w:rsidRPr="000021FC" w:rsidRDefault="001E16EF" w:rsidP="00035ED4">
      <w:pPr>
        <w:ind w:firstLine="420"/>
        <w:rPr>
          <w:rFonts w:ascii="Times New Roman" w:eastAsia="宋体" w:hAnsi="Times New Roman" w:cs="Times New Roman"/>
          <w:szCs w:val="21"/>
        </w:rPr>
      </w:pPr>
      <w:r w:rsidRPr="0001419F">
        <w:rPr>
          <w:rFonts w:ascii="Times New Roman" w:eastAsia="宋体" w:hAnsi="Times New Roman" w:cs="Times New Roman"/>
          <w:szCs w:val="21"/>
          <w:rPrChange w:id="586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>使用该接口前，必须已经调</w:t>
      </w:r>
      <w:r w:rsidR="00C9441B" w:rsidRPr="0001419F">
        <w:rPr>
          <w:rFonts w:ascii="Times New Roman" w:eastAsia="宋体" w:hAnsi="Times New Roman" w:cs="Times New Roman"/>
          <w:szCs w:val="21"/>
          <w:rPrChange w:id="587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>vmppDecStart</w:t>
      </w:r>
      <w:r w:rsidRPr="0001419F">
        <w:rPr>
          <w:rFonts w:ascii="Times New Roman" w:eastAsia="宋体" w:hAnsi="Times New Roman" w:cs="Times New Roman"/>
          <w:szCs w:val="21"/>
          <w:rPrChange w:id="588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>，否则会返回状态错误。</w:t>
      </w:r>
    </w:p>
    <w:p w14:paraId="7D558213" w14:textId="35AEBD62" w:rsidR="00C4360E" w:rsidRPr="000021FC" w:rsidRDefault="00C4360E" w:rsidP="00035ED4">
      <w:pPr>
        <w:ind w:firstLine="420"/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调用接口</w:t>
      </w:r>
      <w:r w:rsidR="001E16EF" w:rsidRPr="000021FC">
        <w:rPr>
          <w:rFonts w:ascii="Times New Roman" w:eastAsia="宋体" w:hAnsi="Times New Roman" w:cs="Times New Roman"/>
          <w:szCs w:val="21"/>
        </w:rPr>
        <w:t>时</w:t>
      </w:r>
      <w:r w:rsidRPr="000021FC">
        <w:rPr>
          <w:rFonts w:ascii="Times New Roman" w:eastAsia="宋体" w:hAnsi="Times New Roman" w:cs="Times New Roman"/>
          <w:szCs w:val="21"/>
        </w:rPr>
        <w:t>，用户可以通</w:t>
      </w:r>
      <w:r w:rsidR="00D87C65" w:rsidRPr="00D87C65">
        <w:rPr>
          <w:rFonts w:ascii="Times New Roman" w:eastAsia="宋体" w:hAnsi="Times New Roman" w:cs="Times New Roman"/>
          <w:szCs w:val="21"/>
        </w:rPr>
        <w:t>vmppDecOutputOptions</w:t>
      </w:r>
      <w:r w:rsidR="00C541E3" w:rsidRPr="000021FC">
        <w:rPr>
          <w:rFonts w:ascii="Times New Roman" w:eastAsia="宋体" w:hAnsi="Times New Roman" w:cs="Times New Roman"/>
          <w:szCs w:val="21"/>
        </w:rPr>
        <w:t xml:space="preserve"> </w:t>
      </w:r>
      <w:r w:rsidR="009571F4" w:rsidRPr="000021FC">
        <w:rPr>
          <w:rFonts w:ascii="Times New Roman" w:eastAsia="宋体" w:hAnsi="Times New Roman" w:cs="Times New Roman"/>
          <w:szCs w:val="21"/>
        </w:rPr>
        <w:t>*opt</w:t>
      </w:r>
      <w:r w:rsidRPr="000021FC">
        <w:rPr>
          <w:rFonts w:ascii="Times New Roman" w:eastAsia="宋体" w:hAnsi="Times New Roman" w:cs="Times New Roman"/>
          <w:szCs w:val="21"/>
        </w:rPr>
        <w:t>中</w:t>
      </w:r>
      <w:r w:rsidRPr="000021FC">
        <w:rPr>
          <w:rFonts w:ascii="Times New Roman" w:eastAsia="宋体" w:hAnsi="Times New Roman" w:cs="Times New Roman"/>
          <w:szCs w:val="21"/>
        </w:rPr>
        <w:t>mem</w:t>
      </w:r>
      <w:r w:rsidR="00C541E3" w:rsidRPr="000021FC">
        <w:rPr>
          <w:rFonts w:ascii="Times New Roman" w:eastAsia="宋体" w:hAnsi="Times New Roman" w:cs="Times New Roman"/>
          <w:szCs w:val="21"/>
        </w:rPr>
        <w:t>oryT</w:t>
      </w:r>
      <w:r w:rsidRPr="000021FC">
        <w:rPr>
          <w:rFonts w:ascii="Times New Roman" w:eastAsia="宋体" w:hAnsi="Times New Roman" w:cs="Times New Roman"/>
          <w:szCs w:val="21"/>
        </w:rPr>
        <w:t>ype</w:t>
      </w:r>
      <w:r w:rsidRPr="000021FC">
        <w:rPr>
          <w:rFonts w:ascii="Times New Roman" w:eastAsia="宋体" w:hAnsi="Times New Roman" w:cs="Times New Roman"/>
          <w:szCs w:val="21"/>
        </w:rPr>
        <w:t>成员指定解码输出的数据保存在</w:t>
      </w:r>
      <w:r w:rsidRPr="000021FC">
        <w:rPr>
          <w:rFonts w:ascii="Times New Roman" w:eastAsia="宋体" w:hAnsi="Times New Roman" w:cs="Times New Roman"/>
          <w:szCs w:val="21"/>
        </w:rPr>
        <w:t>H</w:t>
      </w:r>
      <w:r w:rsidR="00B12A1B" w:rsidRPr="000021FC">
        <w:rPr>
          <w:rFonts w:ascii="Times New Roman" w:eastAsia="宋体" w:hAnsi="Times New Roman" w:cs="Times New Roman"/>
          <w:szCs w:val="21"/>
        </w:rPr>
        <w:t>ost</w:t>
      </w:r>
      <w:r w:rsidRPr="000021FC">
        <w:rPr>
          <w:rFonts w:ascii="Times New Roman" w:eastAsia="宋体" w:hAnsi="Times New Roman" w:cs="Times New Roman"/>
          <w:szCs w:val="21"/>
        </w:rPr>
        <w:t>内存还是</w:t>
      </w:r>
      <w:r w:rsidRPr="000021FC">
        <w:rPr>
          <w:rFonts w:ascii="Times New Roman" w:eastAsia="宋体" w:hAnsi="Times New Roman" w:cs="Times New Roman"/>
          <w:szCs w:val="21"/>
        </w:rPr>
        <w:t>Device</w:t>
      </w:r>
      <w:r w:rsidRPr="000021FC">
        <w:rPr>
          <w:rFonts w:ascii="Times New Roman" w:eastAsia="宋体" w:hAnsi="Times New Roman" w:cs="Times New Roman"/>
          <w:szCs w:val="21"/>
        </w:rPr>
        <w:t>内存中</w:t>
      </w:r>
      <w:r w:rsidR="00257186" w:rsidRPr="000021FC">
        <w:rPr>
          <w:rFonts w:ascii="Times New Roman" w:eastAsia="宋体" w:hAnsi="Times New Roman" w:cs="Times New Roman"/>
          <w:szCs w:val="21"/>
        </w:rPr>
        <w:t>。</w:t>
      </w:r>
      <w:r w:rsidRPr="000021FC">
        <w:rPr>
          <w:rFonts w:ascii="Times New Roman" w:eastAsia="宋体" w:hAnsi="Times New Roman" w:cs="Times New Roman"/>
          <w:szCs w:val="21"/>
        </w:rPr>
        <w:t>不指定则默认为保存在</w:t>
      </w:r>
      <w:r w:rsidRPr="000021FC">
        <w:rPr>
          <w:rFonts w:ascii="Times New Roman" w:eastAsia="宋体" w:hAnsi="Times New Roman" w:cs="Times New Roman"/>
          <w:szCs w:val="21"/>
        </w:rPr>
        <w:t>Device</w:t>
      </w:r>
      <w:r w:rsidRPr="000021FC">
        <w:rPr>
          <w:rFonts w:ascii="Times New Roman" w:eastAsia="宋体" w:hAnsi="Times New Roman" w:cs="Times New Roman"/>
          <w:szCs w:val="21"/>
        </w:rPr>
        <w:t>端，当需要拷贝到</w:t>
      </w:r>
      <w:r w:rsidRPr="000021FC">
        <w:rPr>
          <w:rFonts w:ascii="Times New Roman" w:eastAsia="宋体" w:hAnsi="Times New Roman" w:cs="Times New Roman"/>
          <w:szCs w:val="21"/>
        </w:rPr>
        <w:t>Host</w:t>
      </w:r>
      <w:r w:rsidRPr="000021FC">
        <w:rPr>
          <w:rFonts w:ascii="Times New Roman" w:eastAsia="宋体" w:hAnsi="Times New Roman" w:cs="Times New Roman"/>
          <w:szCs w:val="21"/>
        </w:rPr>
        <w:t>内存中时，可以通过调</w:t>
      </w:r>
      <w:r w:rsidR="00EF2349" w:rsidRPr="0001419F">
        <w:rPr>
          <w:rFonts w:ascii="Times New Roman" w:eastAsia="宋体" w:hAnsi="Times New Roman" w:cs="Times New Roman"/>
          <w:szCs w:val="21"/>
          <w:rPrChange w:id="589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>vmppDecTransferFrame</w:t>
      </w:r>
      <w:r w:rsidRPr="000021FC">
        <w:rPr>
          <w:rFonts w:ascii="Times New Roman" w:eastAsia="宋体" w:hAnsi="Times New Roman" w:cs="Times New Roman"/>
          <w:szCs w:val="21"/>
        </w:rPr>
        <w:t>接口</w:t>
      </w:r>
      <w:r w:rsidR="00713C27" w:rsidRPr="000021FC">
        <w:rPr>
          <w:rFonts w:ascii="Times New Roman" w:eastAsia="宋体" w:hAnsi="Times New Roman" w:cs="Times New Roman"/>
          <w:szCs w:val="21"/>
        </w:rPr>
        <w:t>进行</w:t>
      </w:r>
      <w:r w:rsidRPr="000021FC">
        <w:rPr>
          <w:rFonts w:ascii="Times New Roman" w:eastAsia="宋体" w:hAnsi="Times New Roman" w:cs="Times New Roman"/>
          <w:szCs w:val="21"/>
        </w:rPr>
        <w:t>手动</w:t>
      </w:r>
      <w:r w:rsidR="00713C27" w:rsidRPr="000021FC">
        <w:rPr>
          <w:rFonts w:ascii="Times New Roman" w:eastAsia="宋体" w:hAnsi="Times New Roman" w:cs="Times New Roman"/>
          <w:szCs w:val="21"/>
        </w:rPr>
        <w:t>转换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5DC58124" w14:textId="39BBE712" w:rsidR="00B324EC" w:rsidRPr="0089557A" w:rsidRDefault="00CA37BA" w:rsidP="0089557A">
      <w:pPr>
        <w:ind w:firstLine="420"/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由于</w:t>
      </w:r>
      <w:r w:rsidRPr="000021FC">
        <w:rPr>
          <w:rFonts w:ascii="Times New Roman" w:eastAsia="宋体" w:hAnsi="Times New Roman" w:cs="Times New Roman"/>
          <w:szCs w:val="21"/>
        </w:rPr>
        <w:t xml:space="preserve">decoder PP </w:t>
      </w:r>
      <w:r w:rsidRPr="000021FC">
        <w:rPr>
          <w:rFonts w:ascii="Times New Roman" w:eastAsia="宋体" w:hAnsi="Times New Roman" w:cs="Times New Roman"/>
          <w:szCs w:val="21"/>
        </w:rPr>
        <w:t>后处理不支持</w:t>
      </w:r>
      <w:r w:rsidRPr="000021FC">
        <w:rPr>
          <w:rFonts w:ascii="Times New Roman" w:eastAsia="宋体" w:hAnsi="Times New Roman" w:cs="Times New Roman"/>
          <w:szCs w:val="21"/>
        </w:rPr>
        <w:t xml:space="preserve">crop,resize </w:t>
      </w:r>
      <w:r w:rsidRPr="000021FC">
        <w:rPr>
          <w:rFonts w:ascii="Times New Roman" w:eastAsia="宋体" w:hAnsi="Times New Roman" w:cs="Times New Roman"/>
          <w:szCs w:val="21"/>
        </w:rPr>
        <w:t>等功能，所以</w:t>
      </w:r>
      <w:r w:rsidRPr="000021FC">
        <w:rPr>
          <w:rFonts w:ascii="Times New Roman" w:eastAsia="宋体" w:hAnsi="Times New Roman" w:cs="Times New Roman"/>
          <w:szCs w:val="21"/>
        </w:rPr>
        <w:t xml:space="preserve">decoder output </w:t>
      </w:r>
      <w:r w:rsidRPr="000021FC">
        <w:rPr>
          <w:rFonts w:ascii="Times New Roman" w:eastAsia="宋体" w:hAnsi="Times New Roman" w:cs="Times New Roman"/>
          <w:szCs w:val="21"/>
        </w:rPr>
        <w:t>输出默认不会对</w:t>
      </w:r>
      <w:r w:rsidRPr="000021FC">
        <w:rPr>
          <w:rFonts w:ascii="Times New Roman" w:eastAsia="宋体" w:hAnsi="Times New Roman" w:cs="Times New Roman"/>
          <w:szCs w:val="21"/>
        </w:rPr>
        <w:t xml:space="preserve">output buffer </w:t>
      </w:r>
      <w:r w:rsidRPr="000021FC">
        <w:rPr>
          <w:rFonts w:ascii="Times New Roman" w:eastAsia="宋体" w:hAnsi="Times New Roman" w:cs="Times New Roman"/>
          <w:szCs w:val="21"/>
        </w:rPr>
        <w:t>做</w:t>
      </w:r>
      <w:r w:rsidRPr="000021FC">
        <w:rPr>
          <w:rFonts w:ascii="Times New Roman" w:eastAsia="宋体" w:hAnsi="Times New Roman" w:cs="Times New Roman"/>
          <w:szCs w:val="21"/>
        </w:rPr>
        <w:t xml:space="preserve">crop </w:t>
      </w:r>
      <w:r w:rsidRPr="000021FC">
        <w:rPr>
          <w:rFonts w:ascii="Times New Roman" w:eastAsia="宋体" w:hAnsi="Times New Roman" w:cs="Times New Roman"/>
          <w:szCs w:val="21"/>
        </w:rPr>
        <w:t>处理，会把</w:t>
      </w:r>
      <w:r w:rsidRPr="000021FC">
        <w:rPr>
          <w:rFonts w:ascii="Times New Roman" w:eastAsia="宋体" w:hAnsi="Times New Roman" w:cs="Times New Roman"/>
          <w:szCs w:val="21"/>
        </w:rPr>
        <w:t xml:space="preserve">crop </w:t>
      </w:r>
      <w:r w:rsidRPr="000021FC">
        <w:rPr>
          <w:rFonts w:ascii="Times New Roman" w:eastAsia="宋体" w:hAnsi="Times New Roman" w:cs="Times New Roman"/>
          <w:szCs w:val="21"/>
        </w:rPr>
        <w:t>信息在</w:t>
      </w:r>
      <w:r w:rsidR="00F01389" w:rsidRPr="0001419F">
        <w:rPr>
          <w:rFonts w:ascii="Times New Roman" w:eastAsia="宋体" w:hAnsi="Times New Roman" w:cs="Times New Roman"/>
          <w:szCs w:val="21"/>
          <w:rPrChange w:id="590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>vmppFrame</w:t>
      </w:r>
      <w:r w:rsidRPr="0001419F">
        <w:rPr>
          <w:rFonts w:ascii="Times New Roman" w:eastAsia="宋体" w:hAnsi="Times New Roman" w:cs="Times New Roman"/>
          <w:szCs w:val="21"/>
          <w:rPrChange w:id="591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>输出。但是</w:t>
      </w:r>
      <w:r w:rsidRPr="0001419F">
        <w:rPr>
          <w:rFonts w:ascii="Times New Roman" w:eastAsia="宋体" w:hAnsi="Times New Roman" w:cs="Times New Roman"/>
          <w:szCs w:val="21"/>
          <w:rPrChange w:id="592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 xml:space="preserve">video decoder sdk </w:t>
      </w:r>
      <w:r w:rsidRPr="0001419F">
        <w:rPr>
          <w:rFonts w:ascii="Times New Roman" w:eastAsia="宋体" w:hAnsi="Times New Roman" w:cs="Times New Roman"/>
          <w:szCs w:val="21"/>
          <w:rPrChange w:id="593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>也支持简单的软件</w:t>
      </w:r>
      <w:r w:rsidRPr="0001419F">
        <w:rPr>
          <w:rFonts w:ascii="Times New Roman" w:eastAsia="宋体" w:hAnsi="Times New Roman" w:cs="Times New Roman"/>
          <w:szCs w:val="21"/>
          <w:rPrChange w:id="594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 xml:space="preserve">crop </w:t>
      </w:r>
      <w:r w:rsidRPr="0001419F">
        <w:rPr>
          <w:rFonts w:ascii="Times New Roman" w:eastAsia="宋体" w:hAnsi="Times New Roman" w:cs="Times New Roman"/>
          <w:szCs w:val="21"/>
          <w:rPrChange w:id="595" w:author="Lynne Deng 邓玲玲" w:date="2026-04-21T13:48:00Z" w16du:dateUtc="2026-04-21T05:48:00Z">
            <w:rPr>
              <w:rFonts w:ascii="Times New Roman" w:hAnsi="Times New Roman" w:cs="Times New Roman"/>
              <w:szCs w:val="21"/>
            </w:rPr>
          </w:rPrChange>
        </w:rPr>
        <w:t>功能。</w:t>
      </w:r>
      <w:r w:rsidRPr="000021FC">
        <w:rPr>
          <w:rFonts w:ascii="Times New Roman" w:eastAsia="宋体" w:hAnsi="Times New Roman" w:cs="Times New Roman"/>
          <w:szCs w:val="21"/>
        </w:rPr>
        <w:t>用户可以通过</w:t>
      </w:r>
      <w:r w:rsidR="00C1033F" w:rsidRPr="00D87C65">
        <w:rPr>
          <w:rFonts w:ascii="Times New Roman" w:eastAsia="宋体" w:hAnsi="Times New Roman" w:cs="Times New Roman"/>
          <w:szCs w:val="21"/>
        </w:rPr>
        <w:t>vmppDecOutputOptions</w:t>
      </w:r>
      <w:r w:rsidR="00C1033F" w:rsidRPr="000021FC">
        <w:rPr>
          <w:rFonts w:ascii="Times New Roman" w:eastAsia="宋体" w:hAnsi="Times New Roman" w:cs="Times New Roman"/>
          <w:szCs w:val="21"/>
        </w:rPr>
        <w:t xml:space="preserve"> </w:t>
      </w:r>
      <w:r w:rsidRPr="000021FC">
        <w:rPr>
          <w:rFonts w:ascii="Times New Roman" w:eastAsia="宋体" w:hAnsi="Times New Roman" w:cs="Times New Roman"/>
          <w:szCs w:val="21"/>
        </w:rPr>
        <w:t>*opt</w:t>
      </w:r>
      <w:r w:rsidRPr="000021FC">
        <w:rPr>
          <w:rFonts w:ascii="Times New Roman" w:eastAsia="宋体" w:hAnsi="Times New Roman" w:cs="Times New Roman"/>
          <w:szCs w:val="21"/>
        </w:rPr>
        <w:t>中</w:t>
      </w:r>
      <w:r w:rsidR="00DF14C5" w:rsidRPr="000021FC">
        <w:rPr>
          <w:rFonts w:ascii="Times New Roman" w:eastAsia="宋体" w:hAnsi="Times New Roman" w:cs="Times New Roman"/>
          <w:szCs w:val="21"/>
        </w:rPr>
        <w:t>crop</w:t>
      </w:r>
      <w:r w:rsidR="00F01389" w:rsidRPr="000021FC">
        <w:rPr>
          <w:rFonts w:ascii="Times New Roman" w:eastAsia="宋体" w:hAnsi="Times New Roman" w:cs="Times New Roman"/>
          <w:szCs w:val="21"/>
        </w:rPr>
        <w:t>Enable</w:t>
      </w:r>
      <w:r w:rsidR="00DF14C5" w:rsidRPr="000021FC">
        <w:rPr>
          <w:rFonts w:ascii="Times New Roman" w:eastAsia="宋体" w:hAnsi="Times New Roman" w:cs="Times New Roman"/>
          <w:szCs w:val="21"/>
        </w:rPr>
        <w:t xml:space="preserve"> </w:t>
      </w:r>
      <w:r w:rsidR="00DF14C5" w:rsidRPr="000021FC">
        <w:rPr>
          <w:rFonts w:ascii="Times New Roman" w:eastAsia="宋体" w:hAnsi="Times New Roman" w:cs="Times New Roman"/>
          <w:szCs w:val="21"/>
        </w:rPr>
        <w:t>来使能内部软件</w:t>
      </w:r>
      <w:r w:rsidR="00DF14C5" w:rsidRPr="000021FC">
        <w:rPr>
          <w:rFonts w:ascii="Times New Roman" w:eastAsia="宋体" w:hAnsi="Times New Roman" w:cs="Times New Roman"/>
          <w:szCs w:val="21"/>
        </w:rPr>
        <w:t xml:space="preserve">crop </w:t>
      </w:r>
      <w:r w:rsidR="00DF14C5" w:rsidRPr="000021FC">
        <w:rPr>
          <w:rFonts w:ascii="Times New Roman" w:eastAsia="宋体" w:hAnsi="Times New Roman" w:cs="Times New Roman"/>
          <w:szCs w:val="21"/>
        </w:rPr>
        <w:t>功能。</w:t>
      </w:r>
    </w:p>
    <w:p w14:paraId="7CF81CE3" w14:textId="77777777" w:rsidR="00B324EC" w:rsidRDefault="00AF2D5F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725B4014" w14:textId="49FE1E05" w:rsidR="003B2E26" w:rsidRPr="00D8695A" w:rsidRDefault="009B4FDE" w:rsidP="003B2E26">
      <w:pPr>
        <w:pStyle w:val="2"/>
        <w:numPr>
          <w:ilvl w:val="1"/>
          <w:numId w:val="1"/>
        </w:numPr>
        <w:rPr>
          <w:rFonts w:hint="eastAsia"/>
        </w:rPr>
      </w:pPr>
      <w:bookmarkStart w:id="596" w:name="_va_vdec_transfer_frame"/>
      <w:bookmarkStart w:id="597" w:name="_Toc227677540"/>
      <w:bookmarkEnd w:id="596"/>
      <w:r w:rsidRPr="009B4FDE">
        <w:t>vmppDecTransferFrame</w:t>
      </w:r>
      <w:bookmarkEnd w:id="597"/>
    </w:p>
    <w:p w14:paraId="31B63D4C" w14:textId="77777777" w:rsidR="003B2E26" w:rsidRPr="000021FC" w:rsidRDefault="003B2E26" w:rsidP="003B2E2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375A542B" w14:textId="5C4C1D3A" w:rsidR="003B2E26" w:rsidRPr="000021FC" w:rsidRDefault="00007E65" w:rsidP="003B2E2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将</w:t>
      </w:r>
      <w:r w:rsidR="00703A61" w:rsidRPr="000021FC">
        <w:rPr>
          <w:rFonts w:ascii="Times New Roman" w:eastAsia="宋体" w:hAnsi="Times New Roman" w:cs="Times New Roman"/>
          <w:szCs w:val="21"/>
        </w:rPr>
        <w:t>vmppFrame</w:t>
      </w:r>
      <w:r w:rsidRPr="000021FC">
        <w:rPr>
          <w:rFonts w:ascii="Times New Roman" w:eastAsia="宋体" w:hAnsi="Times New Roman" w:cs="Times New Roman"/>
          <w:szCs w:val="21"/>
        </w:rPr>
        <w:t>数据</w:t>
      </w:r>
      <w:r w:rsidR="00C345E8" w:rsidRPr="000021FC">
        <w:rPr>
          <w:rFonts w:ascii="Times New Roman" w:eastAsia="宋体" w:hAnsi="Times New Roman" w:cs="Times New Roman" w:hint="eastAsia"/>
          <w:szCs w:val="21"/>
        </w:rPr>
        <w:t>从</w:t>
      </w:r>
      <w:r w:rsidRPr="000021FC">
        <w:rPr>
          <w:rFonts w:ascii="Times New Roman" w:eastAsia="宋体" w:hAnsi="Times New Roman" w:cs="Times New Roman"/>
          <w:szCs w:val="21"/>
        </w:rPr>
        <w:t>Device</w:t>
      </w:r>
      <w:r w:rsidRPr="000021FC">
        <w:rPr>
          <w:rFonts w:ascii="Times New Roman" w:eastAsia="宋体" w:hAnsi="Times New Roman" w:cs="Times New Roman"/>
          <w:szCs w:val="21"/>
        </w:rPr>
        <w:t>端</w:t>
      </w:r>
      <w:r w:rsidR="00C345E8" w:rsidRPr="000021FC">
        <w:rPr>
          <w:rFonts w:ascii="Times New Roman" w:eastAsia="宋体" w:hAnsi="Times New Roman" w:cs="Times New Roman" w:hint="eastAsia"/>
          <w:szCs w:val="21"/>
        </w:rPr>
        <w:t>转换到</w:t>
      </w:r>
      <w:r w:rsidR="00C345E8" w:rsidRPr="000021FC">
        <w:rPr>
          <w:rFonts w:ascii="Times New Roman" w:eastAsia="宋体" w:hAnsi="Times New Roman" w:cs="Times New Roman" w:hint="eastAsia"/>
          <w:szCs w:val="21"/>
        </w:rPr>
        <w:t>Host</w:t>
      </w:r>
      <w:r w:rsidR="00C345E8" w:rsidRPr="000021FC">
        <w:rPr>
          <w:rFonts w:ascii="Times New Roman" w:eastAsia="宋体" w:hAnsi="Times New Roman" w:cs="Times New Roman" w:hint="eastAsia"/>
          <w:szCs w:val="21"/>
        </w:rPr>
        <w:t>端</w:t>
      </w:r>
      <w:r w:rsidRPr="000021FC">
        <w:rPr>
          <w:rFonts w:ascii="Times New Roman" w:eastAsia="宋体" w:hAnsi="Times New Roman" w:cs="Times New Roman"/>
          <w:szCs w:val="21"/>
        </w:rPr>
        <w:t>进行转换</w:t>
      </w:r>
      <w:r w:rsidR="003B2E26" w:rsidRPr="000021FC">
        <w:rPr>
          <w:rFonts w:ascii="Times New Roman" w:eastAsia="宋体" w:hAnsi="Times New Roman" w:cs="Times New Roman"/>
          <w:szCs w:val="21"/>
        </w:rPr>
        <w:t>。</w:t>
      </w:r>
    </w:p>
    <w:p w14:paraId="1F5BBB02" w14:textId="77777777" w:rsidR="003B2E26" w:rsidRPr="000021FC" w:rsidRDefault="003B2E26" w:rsidP="003B2E2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3B2E26" w:rsidRPr="000021FC" w14:paraId="2EECF18D" w14:textId="77777777" w:rsidTr="00877410">
        <w:tc>
          <w:tcPr>
            <w:tcW w:w="1271" w:type="dxa"/>
            <w:shd w:val="clear" w:color="auto" w:fill="auto"/>
            <w:vAlign w:val="center"/>
          </w:tcPr>
          <w:p w14:paraId="1D21F6D9" w14:textId="77777777" w:rsidR="003B2E26" w:rsidRPr="000021FC" w:rsidRDefault="003B2E26" w:rsidP="003441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3586BA01" w14:textId="33C3E026" w:rsidR="001B0D9D" w:rsidRPr="000021FC" w:rsidRDefault="009C5F9F" w:rsidP="009C5F9F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bookmarkStart w:id="598" w:name="OLE_LINK67"/>
            <w:r w:rsidR="00385D3A" w:rsidRPr="00385D3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vmppDecTransferFrame</w:t>
            </w:r>
            <w:bookmarkEnd w:id="598"/>
            <w:r w:rsidR="00385D3A" w:rsidRPr="00385D3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1DEB08F7" w14:textId="77777777" w:rsidR="001B0D9D" w:rsidRPr="000021FC" w:rsidRDefault="009C5F9F" w:rsidP="001B0D9D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5AFB60AE" w14:textId="77777777" w:rsidR="001B0D9D" w:rsidRPr="000021FC" w:rsidRDefault="009C5F9F" w:rsidP="001B0D9D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vmppFrame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frame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3B07A25F" w14:textId="5CC3B4C9" w:rsidR="003B2E26" w:rsidRPr="000021FC" w:rsidRDefault="009C5F9F" w:rsidP="001B0D9D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lastRenderedPageBreak/>
              <w:t>uint32_t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crop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0D4473" w:rsidRPr="000021FC" w14:paraId="6387409A" w14:textId="77777777" w:rsidTr="003441B2">
        <w:tc>
          <w:tcPr>
            <w:tcW w:w="1271" w:type="dxa"/>
            <w:vMerge w:val="restart"/>
            <w:vAlign w:val="center"/>
          </w:tcPr>
          <w:p w14:paraId="52FB7C4C" w14:textId="77777777" w:rsidR="000D4473" w:rsidRPr="000021FC" w:rsidRDefault="000D4473" w:rsidP="003441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lastRenderedPageBreak/>
              <w:t>Params</w:t>
            </w:r>
          </w:p>
        </w:tc>
        <w:tc>
          <w:tcPr>
            <w:tcW w:w="7025" w:type="dxa"/>
          </w:tcPr>
          <w:p w14:paraId="14DC53CB" w14:textId="79F876E1" w:rsidR="000D4473" w:rsidRPr="000021FC" w:rsidRDefault="000D4473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0D4473" w:rsidRPr="000021FC" w14:paraId="0C4DA382" w14:textId="77777777" w:rsidTr="003441B2">
        <w:tc>
          <w:tcPr>
            <w:tcW w:w="1271" w:type="dxa"/>
            <w:vMerge/>
            <w:vAlign w:val="center"/>
          </w:tcPr>
          <w:p w14:paraId="56C63414" w14:textId="77777777" w:rsidR="000D4473" w:rsidRPr="000021FC" w:rsidRDefault="000D4473" w:rsidP="003441B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CC8BED5" w14:textId="246A80D9" w:rsidR="000D4473" w:rsidRPr="000021FC" w:rsidRDefault="002D07C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frame</w:t>
            </w:r>
            <w:r w:rsidR="000D4473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需要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transfer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的帧</w:t>
            </w:r>
          </w:p>
        </w:tc>
      </w:tr>
      <w:tr w:rsidR="000D4473" w:rsidRPr="000021FC" w14:paraId="40725912" w14:textId="77777777" w:rsidTr="003441B2">
        <w:tc>
          <w:tcPr>
            <w:tcW w:w="1271" w:type="dxa"/>
            <w:vMerge/>
            <w:vAlign w:val="center"/>
          </w:tcPr>
          <w:p w14:paraId="47CAEB81" w14:textId="77777777" w:rsidR="000D4473" w:rsidRPr="000021FC" w:rsidRDefault="000D4473" w:rsidP="003441B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4EB99412" w14:textId="582698F8" w:rsidR="000D4473" w:rsidRPr="000021FC" w:rsidRDefault="00A423AE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del w:id="599" w:author="Lynne Deng 邓玲玲" w:date="2026-04-21T11:17:00Z" w16du:dateUtc="2026-04-21T03:17:00Z">
              <w:r w:rsidRPr="000021FC" w:rsidDel="00D540DE">
                <w:rPr>
                  <w:rFonts w:ascii="Times New Roman" w:eastAsia="宋体" w:hAnsi="Times New Roman" w:cs="Times New Roman"/>
                  <w:szCs w:val="21"/>
                </w:rPr>
                <w:delText>timeout</w:delText>
              </w:r>
            </w:del>
            <w:ins w:id="600" w:author="Lynne Deng 邓玲玲" w:date="2026-04-21T11:17:00Z" w16du:dateUtc="2026-04-21T03:17:00Z">
              <w:r w:rsidR="00D540DE">
                <w:rPr>
                  <w:rFonts w:ascii="Times New Roman" w:eastAsia="宋体" w:hAnsi="Times New Roman" w:cs="Times New Roman" w:hint="eastAsia"/>
                  <w:szCs w:val="21"/>
                </w:rPr>
                <w:t>crop</w:t>
              </w:r>
            </w:ins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ins w:id="601" w:author="Lynne Deng 邓玲玲" w:date="2026-04-21T11:17:00Z" w16du:dateUtc="2026-04-21T03:17:00Z">
              <w:r w:rsidR="00D540DE">
                <w:rPr>
                  <w:rFonts w:ascii="Times New Roman" w:eastAsia="宋体" w:hAnsi="Times New Roman" w:cs="Times New Roman" w:hint="eastAsia"/>
                  <w:szCs w:val="21"/>
                </w:rPr>
                <w:t>是否需要</w:t>
              </w:r>
              <w:r w:rsidR="00D540DE">
                <w:rPr>
                  <w:rFonts w:ascii="Times New Roman" w:eastAsia="宋体" w:hAnsi="Times New Roman" w:cs="Times New Roman" w:hint="eastAsia"/>
                  <w:szCs w:val="21"/>
                </w:rPr>
                <w:t>crop</w:t>
              </w:r>
            </w:ins>
            <w:del w:id="602" w:author="Lynne Deng 邓玲玲" w:date="2026-04-21T11:17:00Z" w16du:dateUtc="2026-04-21T03:17:00Z">
              <w:r w:rsidRPr="000021FC" w:rsidDel="00D540DE">
                <w:rPr>
                  <w:rFonts w:ascii="Times New Roman" w:eastAsia="宋体" w:hAnsi="Times New Roman" w:cs="Times New Roman"/>
                  <w:szCs w:val="21"/>
                </w:rPr>
                <w:delText>超时时间</w:delText>
              </w:r>
              <w:r w:rsidR="00D07C54" w:rsidRPr="000021FC" w:rsidDel="00D540DE">
                <w:rPr>
                  <w:rFonts w:ascii="Times New Roman" w:eastAsia="宋体" w:hAnsi="Times New Roman" w:cs="Times New Roman" w:hint="eastAsia"/>
                  <w:szCs w:val="21"/>
                </w:rPr>
                <w:delText>，</w:delText>
              </w:r>
              <w:r w:rsidR="00D07C54" w:rsidRPr="000021FC" w:rsidDel="00D540DE">
                <w:rPr>
                  <w:rFonts w:ascii="Times New Roman" w:eastAsia="宋体" w:hAnsi="Times New Roman" w:cs="Times New Roman" w:hint="eastAsia"/>
                  <w:szCs w:val="21"/>
                </w:rPr>
                <w:delText>reserved</w:delText>
              </w:r>
            </w:del>
          </w:p>
        </w:tc>
      </w:tr>
      <w:tr w:rsidR="003B2E26" w:rsidRPr="000021FC" w14:paraId="259FE83B" w14:textId="77777777" w:rsidTr="003441B2">
        <w:tc>
          <w:tcPr>
            <w:tcW w:w="1271" w:type="dxa"/>
            <w:vAlign w:val="center"/>
          </w:tcPr>
          <w:p w14:paraId="19867990" w14:textId="77777777" w:rsidR="003B2E26" w:rsidRPr="000021FC" w:rsidRDefault="003B2E26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03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6F239CA" w14:textId="56D7D7FE" w:rsidR="003B2E26" w:rsidRPr="000021FC" w:rsidRDefault="00CC23D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04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605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6E5301">
              <w:rPr>
                <w:rFonts w:ascii="Times New Roman" w:eastAsia="宋体" w:hAnsi="Times New Roman" w:cs="Times New Roman"/>
                <w:szCs w:val="21"/>
                <w:rPrChange w:id="606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607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608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6E5301">
              <w:rPr>
                <w:rFonts w:ascii="Times New Roman" w:eastAsia="宋体" w:hAnsi="Times New Roman" w:cs="Times New Roman" w:hint="eastAsia"/>
                <w:szCs w:val="21"/>
                <w:rPrChange w:id="609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61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65BF5A94" w14:textId="77777777" w:rsidR="000021FC" w:rsidRPr="00257186" w:rsidRDefault="000021FC" w:rsidP="000021FC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  <w:lang w:bidi="ar"/>
        </w:rPr>
      </w:pPr>
    </w:p>
    <w:p w14:paraId="746F1D2E" w14:textId="7DE9C3AD" w:rsidR="000021FC" w:rsidRPr="000021FC" w:rsidRDefault="000021FC" w:rsidP="000021FC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472B36D" w14:textId="313FCC0B" w:rsidR="00D8695A" w:rsidRPr="000021FC" w:rsidRDefault="00366D44" w:rsidP="00D8695A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611" w:name="_Hlk100237012"/>
      <w:bookmarkStart w:id="612" w:name="_Toc227677541"/>
      <w:r w:rsidRPr="00366D44">
        <w:t>vmppDecReleaseFrame</w:t>
      </w:r>
      <w:bookmarkEnd w:id="612"/>
    </w:p>
    <w:p w14:paraId="2627580A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4E6951B2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释放解码通道里的解码图像。</w:t>
      </w:r>
    </w:p>
    <w:p w14:paraId="3970003E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5B9A0797" w14:textId="77777777" w:rsidTr="00877410">
        <w:tc>
          <w:tcPr>
            <w:tcW w:w="1271" w:type="dxa"/>
            <w:shd w:val="clear" w:color="auto" w:fill="auto"/>
            <w:vAlign w:val="center"/>
          </w:tcPr>
          <w:p w14:paraId="18C6178D" w14:textId="77777777" w:rsidR="00B324EC" w:rsidRPr="000021FC" w:rsidRDefault="00AF2D5F" w:rsidP="0091441C">
            <w:pP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91441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88F705D" w14:textId="10B8ECCA" w:rsidR="006C70BC" w:rsidRPr="000021FC" w:rsidRDefault="006C70BC" w:rsidP="006906A3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="00DB768B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 </w:t>
            </w:r>
            <w:r w:rsidR="001E7E84" w:rsidRPr="001E7E8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vmppDecReleaseFrame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5BD3E2FE" w14:textId="77777777" w:rsidR="006C70BC" w:rsidRPr="000021FC" w:rsidRDefault="006C70BC" w:rsidP="006906A3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vmppChannel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, </w:t>
            </w:r>
          </w:p>
          <w:p w14:paraId="35314847" w14:textId="77777777" w:rsidR="006C70BC" w:rsidRPr="000021FC" w:rsidRDefault="006C70BC" w:rsidP="006906A3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vmppFrame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frame</w:t>
            </w: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, </w:t>
            </w:r>
          </w:p>
          <w:p w14:paraId="02824B93" w14:textId="6AB8235B" w:rsidR="00B324EC" w:rsidRPr="000021FC" w:rsidRDefault="006C70BC" w:rsidP="006906A3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uint32_t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timeout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4AD9B266" w14:textId="77777777" w:rsidTr="00C11E15">
        <w:tc>
          <w:tcPr>
            <w:tcW w:w="1271" w:type="dxa"/>
            <w:vMerge w:val="restart"/>
            <w:vAlign w:val="center"/>
          </w:tcPr>
          <w:p w14:paraId="3F2206BF" w14:textId="77777777" w:rsidR="00B324EC" w:rsidRPr="000021FC" w:rsidRDefault="00AF2D5F" w:rsidP="00C11E1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1769A488" w14:textId="3B8066E0" w:rsidR="00B324EC" w:rsidRPr="000021FC" w:rsidRDefault="00B3630A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13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630A" w:rsidRPr="000021FC" w14:paraId="7D840B2F" w14:textId="77777777" w:rsidTr="00C11E15">
        <w:tc>
          <w:tcPr>
            <w:tcW w:w="1271" w:type="dxa"/>
            <w:vMerge/>
            <w:vAlign w:val="center"/>
          </w:tcPr>
          <w:p w14:paraId="32AF4542" w14:textId="77777777" w:rsidR="00B3630A" w:rsidRPr="000021FC" w:rsidRDefault="00B3630A" w:rsidP="00C11E1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900C4A1" w14:textId="2263B404" w:rsidR="00B3630A" w:rsidRPr="000021FC" w:rsidRDefault="00B3630A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14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frame: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解码后的图像数据</w:t>
            </w:r>
          </w:p>
        </w:tc>
      </w:tr>
      <w:tr w:rsidR="00B324EC" w:rsidRPr="000021FC" w14:paraId="457FE1C4" w14:textId="77777777" w:rsidTr="00C11E15">
        <w:tc>
          <w:tcPr>
            <w:tcW w:w="1271" w:type="dxa"/>
            <w:vMerge/>
            <w:vAlign w:val="center"/>
          </w:tcPr>
          <w:p w14:paraId="1C9DC75A" w14:textId="77777777" w:rsidR="00B324EC" w:rsidRPr="000021FC" w:rsidRDefault="00B324EC" w:rsidP="00C11E1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6BF5886E" w14:textId="78B12765" w:rsidR="00B324EC" w:rsidRPr="000021FC" w:rsidRDefault="00B3630A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15" w:author="Lynne Deng 邓玲玲" w:date="2026-04-21T11:21:00Z" w16du:dateUtc="2026-04-21T03:21:00Z">
                <w:pPr/>
              </w:pPrChange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timeout: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超时时间</w:t>
            </w:r>
            <w:r w:rsidR="003B3599"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3B3599" w:rsidRPr="000021FC">
              <w:rPr>
                <w:rFonts w:ascii="Times New Roman" w:eastAsia="宋体" w:hAnsi="Times New Roman" w:cs="Times New Roman" w:hint="eastAsia"/>
                <w:szCs w:val="21"/>
              </w:rPr>
              <w:t>reserved</w:t>
            </w:r>
          </w:p>
        </w:tc>
      </w:tr>
      <w:tr w:rsidR="00B324EC" w:rsidRPr="000021FC" w14:paraId="2747E3D3" w14:textId="77777777" w:rsidTr="00C11E15">
        <w:tc>
          <w:tcPr>
            <w:tcW w:w="1271" w:type="dxa"/>
            <w:vAlign w:val="center"/>
          </w:tcPr>
          <w:p w14:paraId="5604F524" w14:textId="77777777" w:rsidR="00B324EC" w:rsidRPr="000021FC" w:rsidRDefault="00AF2D5F" w:rsidP="00C11E1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173D5739" w14:textId="7D22FF58" w:rsidR="00B324EC" w:rsidRPr="000021FC" w:rsidRDefault="00CC23D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16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617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6E5301">
              <w:rPr>
                <w:rFonts w:ascii="Times New Roman" w:eastAsia="宋体" w:hAnsi="Times New Roman" w:cs="Times New Roman"/>
                <w:szCs w:val="21"/>
                <w:rPrChange w:id="618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619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620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6E5301">
              <w:rPr>
                <w:rFonts w:ascii="Times New Roman" w:eastAsia="宋体" w:hAnsi="Times New Roman" w:cs="Times New Roman" w:hint="eastAsia"/>
                <w:szCs w:val="21"/>
                <w:rPrChange w:id="621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622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  <w:bookmarkEnd w:id="611"/>
    </w:tbl>
    <w:p w14:paraId="2A7C5BF1" w14:textId="77777777" w:rsidR="000021FC" w:rsidRPr="000021FC" w:rsidRDefault="000021FC" w:rsidP="000021FC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5F6E6DEF" w14:textId="1210FFB4" w:rsidR="000021FC" w:rsidRDefault="000021FC" w:rsidP="000021FC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DBA1DCF" w14:textId="2F773F8C" w:rsidR="00FF41FB" w:rsidRPr="000021FC" w:rsidRDefault="00FF41FB" w:rsidP="00FF41FB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623" w:name="_Toc227677542"/>
      <w:r w:rsidRPr="00FF41FB">
        <w:t>vmppDecGetJpegInfo</w:t>
      </w:r>
      <w:bookmarkEnd w:id="623"/>
    </w:p>
    <w:p w14:paraId="18168869" w14:textId="77777777" w:rsidR="00FF41FB" w:rsidRPr="000021FC" w:rsidRDefault="00FF41FB" w:rsidP="00FF41FB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337BE183" w14:textId="7843680A" w:rsidR="00FF41FB" w:rsidRPr="000021FC" w:rsidRDefault="00E64417" w:rsidP="00FF41FB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>
        <w:rPr>
          <w:rFonts w:ascii="Times New Roman" w:eastAsia="宋体" w:hAnsi="Times New Roman" w:cs="Times New Roman" w:hint="eastAsia"/>
          <w:szCs w:val="21"/>
        </w:rPr>
        <w:t>JPEG</w:t>
      </w:r>
      <w:r>
        <w:rPr>
          <w:rFonts w:ascii="Times New Roman" w:eastAsia="宋体" w:hAnsi="Times New Roman" w:cs="Times New Roman" w:hint="eastAsia"/>
          <w:szCs w:val="21"/>
        </w:rPr>
        <w:t>码流信息</w:t>
      </w:r>
      <w:r w:rsidR="00FF41FB" w:rsidRPr="000021FC">
        <w:rPr>
          <w:rFonts w:ascii="Times New Roman" w:eastAsia="宋体" w:hAnsi="Times New Roman" w:cs="Times New Roman"/>
          <w:szCs w:val="21"/>
        </w:rPr>
        <w:t>。</w:t>
      </w:r>
    </w:p>
    <w:p w14:paraId="32872F5D" w14:textId="77777777" w:rsidR="00FF41FB" w:rsidRPr="000021FC" w:rsidRDefault="00FF41FB" w:rsidP="00FF41FB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FF41FB" w:rsidRPr="000021FC" w14:paraId="337E8231" w14:textId="77777777" w:rsidTr="00814FFE">
        <w:tc>
          <w:tcPr>
            <w:tcW w:w="1271" w:type="dxa"/>
            <w:shd w:val="clear" w:color="auto" w:fill="auto"/>
            <w:vAlign w:val="center"/>
          </w:tcPr>
          <w:p w14:paraId="0730D549" w14:textId="77777777" w:rsidR="00FF41FB" w:rsidRPr="000021FC" w:rsidRDefault="00FF41FB" w:rsidP="0091441C">
            <w:pP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91441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5ECCD40" w14:textId="77777777" w:rsidR="00AB579B" w:rsidRDefault="00AB579B" w:rsidP="00AB579B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B579B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vmppDecGetJpegInfo(</w:t>
            </w:r>
          </w:p>
          <w:p w14:paraId="3E4A0AD4" w14:textId="77777777" w:rsidR="00AB579B" w:rsidRDefault="00AB579B" w:rsidP="00AB579B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B579B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vmppStream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B579B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stream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026D3B09" w14:textId="398E461A" w:rsidR="00AB579B" w:rsidRPr="00AB579B" w:rsidRDefault="00AB579B" w:rsidP="00AB579B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B579B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vmppDecJpegInfo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B579B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info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FF41FB" w:rsidRPr="000021FC" w14:paraId="39D54811" w14:textId="77777777" w:rsidTr="00814FFE">
        <w:tc>
          <w:tcPr>
            <w:tcW w:w="1271" w:type="dxa"/>
            <w:vMerge w:val="restart"/>
            <w:vAlign w:val="center"/>
          </w:tcPr>
          <w:p w14:paraId="175554F1" w14:textId="77777777" w:rsidR="00FF41FB" w:rsidRPr="000021FC" w:rsidRDefault="00FF41F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FA86270" w14:textId="6415F5FB" w:rsidR="00FF41FB" w:rsidRPr="000021FC" w:rsidRDefault="00D156BD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24" w:author="Lynne Deng 邓玲玲" w:date="2026-04-21T11:21:00Z" w16du:dateUtc="2026-04-21T03:21:00Z">
                <w:pPr/>
              </w:pPrChange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stream</w:t>
            </w:r>
            <w:r w:rsidR="00FF41FB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="00FF41FB"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</w:t>
            </w:r>
          </w:p>
        </w:tc>
      </w:tr>
      <w:tr w:rsidR="00FF41FB" w:rsidRPr="000021FC" w14:paraId="41CE2177" w14:textId="77777777" w:rsidTr="00814FFE">
        <w:tc>
          <w:tcPr>
            <w:tcW w:w="1271" w:type="dxa"/>
            <w:vMerge/>
            <w:vAlign w:val="center"/>
          </w:tcPr>
          <w:p w14:paraId="463A84CC" w14:textId="77777777" w:rsidR="00FF41FB" w:rsidRPr="000021FC" w:rsidRDefault="00FF41FB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4E057108" w14:textId="241CAD95" w:rsidR="00FF41FB" w:rsidRPr="000021FC" w:rsidRDefault="005D6D2E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25" w:author="Lynne Deng 邓玲玲" w:date="2026-04-21T11:21:00Z" w16du:dateUtc="2026-04-21T03:21:00Z">
                <w:pPr/>
              </w:pPrChange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info</w:t>
            </w:r>
            <w:r w:rsidR="00FF41FB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="00FF41FB"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码流信息</w:t>
            </w:r>
          </w:p>
        </w:tc>
      </w:tr>
      <w:tr w:rsidR="00FF41FB" w:rsidRPr="000021FC" w14:paraId="15B975DA" w14:textId="77777777" w:rsidTr="00814FFE">
        <w:tc>
          <w:tcPr>
            <w:tcW w:w="1271" w:type="dxa"/>
            <w:vAlign w:val="center"/>
          </w:tcPr>
          <w:p w14:paraId="7009D3B6" w14:textId="77777777" w:rsidR="00FF41FB" w:rsidRPr="000021FC" w:rsidRDefault="00FF41F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440BDA10" w14:textId="77777777" w:rsidR="00FF41FB" w:rsidRPr="000021FC" w:rsidRDefault="00FF41FB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26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627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628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vmpp_RSLT_OK,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629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否则返回相应错误码</w:t>
            </w:r>
          </w:p>
        </w:tc>
      </w:tr>
    </w:tbl>
    <w:p w14:paraId="06EADE1A" w14:textId="77777777" w:rsidR="00FF41FB" w:rsidRPr="000021FC" w:rsidRDefault="00FF41FB" w:rsidP="00FF41FB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7B573DDE" w14:textId="77777777" w:rsidR="00FF41FB" w:rsidRPr="000021FC" w:rsidRDefault="00FF41FB" w:rsidP="00FF41FB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71D6FBF" w14:textId="04D1B3C0" w:rsidR="00D33A46" w:rsidRPr="000021FC" w:rsidRDefault="00C30C13" w:rsidP="00D33A46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630" w:name="_Toc227677543"/>
      <w:r w:rsidRPr="00C30C13">
        <w:t>vmppDecGetVideoInfo</w:t>
      </w:r>
      <w:bookmarkEnd w:id="630"/>
    </w:p>
    <w:p w14:paraId="6F54D31E" w14:textId="77777777" w:rsidR="00D33A46" w:rsidRPr="000021FC" w:rsidRDefault="00D33A46" w:rsidP="00D33A4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243412D9" w14:textId="0539B536" w:rsidR="00D33A46" w:rsidRPr="000021FC" w:rsidRDefault="00D33A46" w:rsidP="00D33A46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获取</w:t>
      </w:r>
      <w:r w:rsidR="00C30C13">
        <w:rPr>
          <w:rFonts w:ascii="Times New Roman" w:eastAsia="宋体" w:hAnsi="Times New Roman" w:cs="Times New Roman" w:hint="eastAsia"/>
          <w:szCs w:val="21"/>
        </w:rPr>
        <w:t>Video</w:t>
      </w:r>
      <w:r>
        <w:rPr>
          <w:rFonts w:ascii="Times New Roman" w:eastAsia="宋体" w:hAnsi="Times New Roman" w:cs="Times New Roman" w:hint="eastAsia"/>
          <w:szCs w:val="21"/>
        </w:rPr>
        <w:t>码流信息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7CC3C680" w14:textId="77777777" w:rsidR="00D33A46" w:rsidRPr="000021FC" w:rsidRDefault="00D33A46" w:rsidP="00D33A4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D33A46" w:rsidRPr="000021FC" w14:paraId="0D3B6913" w14:textId="77777777" w:rsidTr="00814FFE">
        <w:tc>
          <w:tcPr>
            <w:tcW w:w="1271" w:type="dxa"/>
            <w:shd w:val="clear" w:color="auto" w:fill="auto"/>
            <w:vAlign w:val="center"/>
          </w:tcPr>
          <w:p w14:paraId="7DA31B20" w14:textId="77777777" w:rsidR="00D33A46" w:rsidRPr="000021FC" w:rsidRDefault="00D33A46">
            <w:pP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pPrChange w:id="631" w:author="Lynne Deng 邓玲玲" w:date="2026-04-20T18:09:00Z" w16du:dateUtc="2026-04-20T10:09:00Z">
                <w:pPr>
                  <w:widowControl/>
                  <w:shd w:val="clear" w:color="auto" w:fill="FFFFFF"/>
                  <w:spacing w:line="300" w:lineRule="atLeast"/>
                  <w:jc w:val="left"/>
                </w:pPr>
              </w:pPrChange>
            </w:pPr>
            <w:r w:rsidRPr="0091441C">
              <w:rPr>
                <w:rFonts w:ascii="Times New Roman" w:eastAsia="宋体" w:hAnsi="Times New Roman" w:cs="Times New Roman"/>
                <w:szCs w:val="21"/>
                <w:rPrChange w:id="632" w:author="Lynne Deng 邓玲玲" w:date="2026-04-20T18:09:00Z" w16du:dateUtc="2026-04-20T10:09:00Z">
                  <w:rPr>
                    <w:rFonts w:ascii="Times New Roman" w:eastAsia="宋体" w:hAnsi="Times New Roman" w:cs="Times New Roman"/>
                    <w:color w:val="2B91AF"/>
                    <w:kern w:val="0"/>
                    <w:szCs w:val="21"/>
                  </w:rPr>
                </w:rPrChange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223A2D5B" w14:textId="77777777" w:rsidR="00AE5A39" w:rsidRDefault="00AE5A39" w:rsidP="00AE5A3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E5A3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vmppDecGetVideoInfo(</w:t>
            </w:r>
          </w:p>
          <w:p w14:paraId="4484D39C" w14:textId="77777777" w:rsidR="00AE5A39" w:rsidRDefault="00AE5A39" w:rsidP="00AE5A3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E5A3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vmppStream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E5A39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stream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30CD836" w14:textId="77777777" w:rsidR="00AE5A39" w:rsidRDefault="00AE5A39" w:rsidP="00AE5A3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E5A3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vmppCodecType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AE5A39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codecType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68728A95" w14:textId="3ECF4365" w:rsidR="00AE5A39" w:rsidRPr="00AE5A39" w:rsidRDefault="00AE5A39" w:rsidP="00AE5A3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E5A3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vmppDecVideoInfo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E5A39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info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D33A46" w:rsidRPr="000021FC" w14:paraId="49147F5F" w14:textId="77777777" w:rsidTr="00814FFE">
        <w:tc>
          <w:tcPr>
            <w:tcW w:w="1271" w:type="dxa"/>
            <w:vMerge w:val="restart"/>
            <w:vAlign w:val="center"/>
          </w:tcPr>
          <w:p w14:paraId="3B3AA371" w14:textId="77777777" w:rsidR="00D33A46" w:rsidRPr="000021FC" w:rsidRDefault="00D33A46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539CFFF7" w14:textId="77777777" w:rsidR="00D33A46" w:rsidRPr="000021FC" w:rsidRDefault="00D33A46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33" w:author="Lynne Deng 邓玲玲" w:date="2026-04-21T11:21:00Z" w16du:dateUtc="2026-04-21T03:21:00Z">
                <w:pPr/>
              </w:pPrChange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stream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</w:t>
            </w:r>
          </w:p>
        </w:tc>
      </w:tr>
      <w:tr w:rsidR="00056EAA" w:rsidRPr="000021FC" w14:paraId="0F12911D" w14:textId="77777777" w:rsidTr="00814FFE">
        <w:tc>
          <w:tcPr>
            <w:tcW w:w="1271" w:type="dxa"/>
            <w:vMerge/>
            <w:vAlign w:val="center"/>
          </w:tcPr>
          <w:p w14:paraId="486AEEC1" w14:textId="77777777" w:rsidR="00056EAA" w:rsidRPr="000021FC" w:rsidRDefault="00056EAA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49564E9C" w14:textId="6F238111" w:rsidR="00056EAA" w:rsidRDefault="00056EAA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34" w:author="Lynne Deng 邓玲玲" w:date="2026-04-21T11:21:00Z" w16du:dateUtc="2026-04-21T03:21:00Z">
                <w:pPr/>
              </w:pPrChange>
            </w:pPr>
            <w:r w:rsidRPr="00056EAA">
              <w:rPr>
                <w:rFonts w:ascii="Times New Roman" w:eastAsia="宋体" w:hAnsi="Times New Roman" w:cs="Times New Roman"/>
                <w:szCs w:val="21"/>
              </w:rPr>
              <w:t>codecType</w:t>
            </w:r>
            <w:r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码流编码类型</w:t>
            </w:r>
          </w:p>
        </w:tc>
      </w:tr>
      <w:tr w:rsidR="00D33A46" w:rsidRPr="000021FC" w14:paraId="6396CB35" w14:textId="77777777" w:rsidTr="00814FFE">
        <w:tc>
          <w:tcPr>
            <w:tcW w:w="1271" w:type="dxa"/>
            <w:vMerge/>
            <w:vAlign w:val="center"/>
          </w:tcPr>
          <w:p w14:paraId="326734C8" w14:textId="77777777" w:rsidR="00D33A46" w:rsidRPr="000021FC" w:rsidRDefault="00D33A46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3C60AB42" w14:textId="77777777" w:rsidR="00D33A46" w:rsidRPr="000021FC" w:rsidRDefault="00D33A46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35" w:author="Lynne Deng 邓玲玲" w:date="2026-04-21T11:21:00Z" w16du:dateUtc="2026-04-21T03:21:00Z">
                <w:pPr/>
              </w:pPrChange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info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码流信息</w:t>
            </w:r>
          </w:p>
        </w:tc>
      </w:tr>
      <w:tr w:rsidR="00D33A46" w:rsidRPr="000021FC" w14:paraId="69D83408" w14:textId="77777777" w:rsidTr="00814FFE">
        <w:tc>
          <w:tcPr>
            <w:tcW w:w="1271" w:type="dxa"/>
            <w:vAlign w:val="center"/>
          </w:tcPr>
          <w:p w14:paraId="2AFE8DFE" w14:textId="77777777" w:rsidR="00D33A46" w:rsidRPr="000021FC" w:rsidRDefault="00D33A46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029A05AB" w14:textId="77777777" w:rsidR="00D33A46" w:rsidRPr="000021FC" w:rsidRDefault="00D33A46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636" w:author="Lynne Deng 邓玲玲" w:date="2026-04-21T11:21:00Z" w16du:dateUtc="2026-04-21T03:21:00Z">
                <w:pPr/>
              </w:pPrChange>
            </w:pPr>
            <w:r w:rsidRPr="006E5301">
              <w:rPr>
                <w:rFonts w:ascii="Times New Roman" w:eastAsia="宋体" w:hAnsi="Times New Roman" w:cs="Times New Roman" w:hint="eastAsia"/>
                <w:szCs w:val="21"/>
                <w:rPrChange w:id="637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Pr="006E5301">
              <w:rPr>
                <w:rFonts w:ascii="Times New Roman" w:eastAsia="宋体" w:hAnsi="Times New Roman" w:cs="Times New Roman"/>
                <w:szCs w:val="21"/>
                <w:rPrChange w:id="638" w:author="Lynne Deng 邓玲玲" w:date="2026-04-21T11:21:00Z" w16du:dateUtc="2026-04-21T03:21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vmpp_RSLT_OK, </w:t>
            </w:r>
            <w:r w:rsidRPr="006E5301">
              <w:rPr>
                <w:rFonts w:ascii="Times New Roman" w:eastAsia="宋体" w:hAnsi="Times New Roman" w:cs="Times New Roman" w:hint="eastAsia"/>
                <w:szCs w:val="21"/>
                <w:rPrChange w:id="639" w:author="Lynne Deng 邓玲玲" w:date="2026-04-21T11:21:00Z" w16du:dateUtc="2026-04-21T03:21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否则返回相应错误码</w:t>
            </w:r>
          </w:p>
        </w:tc>
      </w:tr>
    </w:tbl>
    <w:p w14:paraId="2650F89E" w14:textId="77777777" w:rsidR="00D33A46" w:rsidRPr="000021FC" w:rsidRDefault="00D33A46" w:rsidP="00D33A46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0B5E8A7C" w14:textId="77777777" w:rsidR="00D33A46" w:rsidDel="00FD7D00" w:rsidRDefault="00D33A46" w:rsidP="00D33A46">
      <w:pPr>
        <w:rPr>
          <w:del w:id="640" w:author="Lynne Deng 邓玲玲" w:date="2026-04-20T18:13:00Z" w16du:dateUtc="2026-04-20T10:13:00Z"/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7DDD9566" w14:textId="77777777" w:rsidR="0091441C" w:rsidRDefault="0091441C" w:rsidP="00D33A46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</w:p>
    <w:p w14:paraId="6C7D7497" w14:textId="74F1EEE9" w:rsidR="0091441C" w:rsidRPr="0091441C" w:rsidDel="00FD7D00" w:rsidRDefault="0091441C" w:rsidP="0091441C">
      <w:pPr>
        <w:pStyle w:val="2"/>
        <w:numPr>
          <w:ilvl w:val="1"/>
          <w:numId w:val="1"/>
        </w:numPr>
        <w:rPr>
          <w:del w:id="641" w:author="Lynne Deng 邓玲玲" w:date="2026-04-20T18:13:00Z" w16du:dateUtc="2026-04-20T10:13:00Z"/>
          <w:rFonts w:hint="eastAsia"/>
        </w:rPr>
      </w:pPr>
      <w:del w:id="642" w:author="Lynne Deng 邓玲玲" w:date="2026-04-20T18:13:00Z" w16du:dateUtc="2026-04-20T10:13:00Z">
        <w:r w:rsidRPr="0091441C" w:rsidDel="00FD7D00">
          <w:delText>vmppDecGetStatus</w:delText>
        </w:r>
        <w:bookmarkStart w:id="643" w:name="_Toc227677544"/>
        <w:bookmarkEnd w:id="643"/>
      </w:del>
    </w:p>
    <w:p w14:paraId="23EEBCD1" w14:textId="195FD221" w:rsidR="0091441C" w:rsidRPr="000021FC" w:rsidDel="00FD7D00" w:rsidRDefault="0091441C" w:rsidP="0091441C">
      <w:pPr>
        <w:rPr>
          <w:del w:id="644" w:author="Lynne Deng 邓玲玲" w:date="2026-04-20T18:13:00Z" w16du:dateUtc="2026-04-20T10:13:00Z"/>
          <w:rFonts w:ascii="Times New Roman" w:eastAsia="宋体" w:hAnsi="Times New Roman" w:cs="Times New Roman"/>
          <w:szCs w:val="21"/>
        </w:rPr>
      </w:pPr>
      <w:del w:id="645" w:author="Lynne Deng 邓玲玲" w:date="2026-04-20T18:13:00Z" w16du:dateUtc="2026-04-20T10:13:00Z">
        <w:r w:rsidRPr="000021FC" w:rsidDel="00FD7D00">
          <w:rPr>
            <w:rFonts w:ascii="Times New Roman" w:eastAsia="宋体" w:hAnsi="Times New Roman" w:cs="Times New Roman"/>
            <w:szCs w:val="21"/>
          </w:rPr>
          <w:delText>【描述】</w:delText>
        </w:r>
        <w:bookmarkStart w:id="646" w:name="_Toc227677545"/>
        <w:bookmarkEnd w:id="646"/>
      </w:del>
    </w:p>
    <w:p w14:paraId="18CE706D" w14:textId="2E656381" w:rsidR="0091441C" w:rsidRPr="000021FC" w:rsidDel="00FD7D00" w:rsidRDefault="0091441C" w:rsidP="0091441C">
      <w:pPr>
        <w:rPr>
          <w:del w:id="647" w:author="Lynne Deng 邓玲玲" w:date="2026-04-20T18:13:00Z" w16du:dateUtc="2026-04-20T10:13:00Z"/>
          <w:rFonts w:ascii="Times New Roman" w:eastAsia="宋体" w:hAnsi="Times New Roman" w:cs="Times New Roman"/>
          <w:szCs w:val="21"/>
        </w:rPr>
      </w:pPr>
      <w:del w:id="648" w:author="Lynne Deng 邓玲玲" w:date="2026-04-20T18:13:00Z" w16du:dateUtc="2026-04-20T10:13:00Z">
        <w:r w:rsidDel="00FD7D00">
          <w:rPr>
            <w:rFonts w:ascii="Times New Roman" w:eastAsia="宋体" w:hAnsi="Times New Roman" w:cs="Times New Roman" w:hint="eastAsia"/>
            <w:szCs w:val="21"/>
          </w:rPr>
          <w:delText>获取</w:delText>
        </w:r>
        <w:r w:rsidDel="00FD7D00">
          <w:rPr>
            <w:rFonts w:ascii="Times New Roman" w:eastAsia="宋体" w:hAnsi="Times New Roman" w:cs="Times New Roman"/>
            <w:szCs w:val="21"/>
          </w:rPr>
          <w:delText>Video</w:delText>
        </w:r>
        <w:r w:rsidDel="00FD7D00">
          <w:rPr>
            <w:rFonts w:ascii="Times New Roman" w:eastAsia="宋体" w:hAnsi="Times New Roman" w:cs="Times New Roman" w:hint="eastAsia"/>
            <w:szCs w:val="21"/>
          </w:rPr>
          <w:delText>解码器能力集</w:delText>
        </w:r>
        <w:r w:rsidRPr="000021FC" w:rsidDel="00FD7D00">
          <w:rPr>
            <w:rFonts w:ascii="Times New Roman" w:eastAsia="宋体" w:hAnsi="Times New Roman" w:cs="Times New Roman"/>
            <w:szCs w:val="21"/>
          </w:rPr>
          <w:delText>。</w:delText>
        </w:r>
        <w:bookmarkStart w:id="649" w:name="_Toc227677546"/>
        <w:bookmarkEnd w:id="649"/>
      </w:del>
    </w:p>
    <w:p w14:paraId="42BBB88D" w14:textId="61753B07" w:rsidR="0091441C" w:rsidRPr="000021FC" w:rsidDel="00FD7D00" w:rsidRDefault="0091441C" w:rsidP="0091441C">
      <w:pPr>
        <w:rPr>
          <w:del w:id="650" w:author="Lynne Deng 邓玲玲" w:date="2026-04-20T18:13:00Z" w16du:dateUtc="2026-04-20T10:13:00Z"/>
          <w:rFonts w:ascii="Times New Roman" w:eastAsia="宋体" w:hAnsi="Times New Roman" w:cs="Times New Roman"/>
          <w:szCs w:val="21"/>
        </w:rPr>
      </w:pPr>
      <w:del w:id="651" w:author="Lynne Deng 邓玲玲" w:date="2026-04-20T18:13:00Z" w16du:dateUtc="2026-04-20T10:13:00Z">
        <w:r w:rsidRPr="000021FC" w:rsidDel="00FD7D00">
          <w:rPr>
            <w:rFonts w:ascii="Times New Roman" w:eastAsia="宋体" w:hAnsi="Times New Roman" w:cs="Times New Roman"/>
            <w:szCs w:val="21"/>
          </w:rPr>
          <w:delText>【语法】</w:delText>
        </w:r>
        <w:bookmarkStart w:id="652" w:name="_Toc227677547"/>
        <w:bookmarkEnd w:id="652"/>
      </w:del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91441C" w:rsidRPr="000021FC" w:rsidDel="00FD7D00" w14:paraId="242E6B40" w14:textId="5F5DD787" w:rsidTr="001D6CA9">
        <w:trPr>
          <w:del w:id="653" w:author="Lynne Deng 邓玲玲" w:date="2026-04-20T18:13:00Z"/>
        </w:trPr>
        <w:tc>
          <w:tcPr>
            <w:tcW w:w="1271" w:type="dxa"/>
            <w:shd w:val="clear" w:color="auto" w:fill="auto"/>
            <w:vAlign w:val="center"/>
          </w:tcPr>
          <w:p w14:paraId="36A3C07B" w14:textId="16A430BE" w:rsidR="0091441C" w:rsidRPr="000021FC" w:rsidDel="00FD7D00" w:rsidRDefault="0091441C">
            <w:pPr>
              <w:rPr>
                <w:del w:id="654" w:author="Lynne Deng 邓玲玲" w:date="2026-04-20T18:13:00Z" w16du:dateUtc="2026-04-20T10:13:00Z"/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pPrChange w:id="655" w:author="Lynne Deng 邓玲玲" w:date="2026-04-20T18:10:00Z" w16du:dateUtc="2026-04-20T10:10:00Z">
                <w:pPr>
                  <w:widowControl/>
                  <w:shd w:val="clear" w:color="auto" w:fill="FFFFFF"/>
                  <w:spacing w:line="300" w:lineRule="atLeast"/>
                  <w:jc w:val="left"/>
                </w:pPr>
              </w:pPrChange>
            </w:pPr>
            <w:del w:id="656" w:author="Lynne Deng 邓玲玲" w:date="2026-04-20T18:13:00Z" w16du:dateUtc="2026-04-20T10:13:00Z">
              <w:r w:rsidRPr="0091441C" w:rsidDel="00FD7D00">
                <w:rPr>
                  <w:rFonts w:ascii="Times New Roman" w:eastAsia="宋体" w:hAnsi="Times New Roman" w:cs="Times New Roman"/>
                  <w:szCs w:val="21"/>
                  <w:rPrChange w:id="657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2B91AF"/>
                      <w:kern w:val="0"/>
                      <w:szCs w:val="21"/>
                    </w:rPr>
                  </w:rPrChange>
                </w:rPr>
                <w:delText>Func</w:delText>
              </w:r>
              <w:bookmarkStart w:id="658" w:name="_Toc227677548"/>
              <w:bookmarkEnd w:id="658"/>
            </w:del>
          </w:p>
        </w:tc>
        <w:tc>
          <w:tcPr>
            <w:tcW w:w="7025" w:type="dxa"/>
            <w:shd w:val="clear" w:color="auto" w:fill="auto"/>
          </w:tcPr>
          <w:p w14:paraId="210E1A9A" w14:textId="1FA87ED7" w:rsidR="0091441C" w:rsidDel="00FD7D00" w:rsidRDefault="0091441C" w:rsidP="0091441C">
            <w:pPr>
              <w:widowControl/>
              <w:shd w:val="clear" w:color="auto" w:fill="FFFFFF"/>
              <w:spacing w:line="300" w:lineRule="atLeast"/>
              <w:jc w:val="left"/>
              <w:rPr>
                <w:del w:id="659" w:author="Lynne Deng 邓玲玲" w:date="2026-04-20T18:13:00Z" w16du:dateUtc="2026-04-20T10:13:00Z"/>
                <w:rFonts w:ascii="Times New Roman" w:eastAsia="宋体" w:hAnsi="Times New Roman" w:cs="Times New Roman"/>
                <w:color w:val="0000FF"/>
                <w:kern w:val="0"/>
                <w:szCs w:val="21"/>
              </w:rPr>
            </w:pPr>
            <w:del w:id="660" w:author="Lynne Deng 邓玲玲" w:date="2026-04-20T18:13:00Z" w16du:dateUtc="2026-04-20T10:13:00Z">
              <w:r w:rsidRPr="0091441C" w:rsidDel="00FD7D00">
                <w:rPr>
                  <w:rFonts w:ascii="Times New Roman" w:eastAsia="宋体" w:hAnsi="Times New Roman" w:cs="Times New Roman"/>
                  <w:color w:val="2B91AF"/>
                  <w:kern w:val="0"/>
                  <w:szCs w:val="21"/>
                  <w:rPrChange w:id="661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>vmppResult</w:delText>
              </w:r>
              <w:r w:rsidRPr="0091441C" w:rsidDel="00FD7D00">
                <w:rPr>
                  <w:rFonts w:ascii="Times New Roman" w:eastAsia="宋体" w:hAnsi="Times New Roman" w:cs="Times New Roman" w:hint="eastAsia"/>
                  <w:color w:val="0000FF"/>
                  <w:kern w:val="0"/>
                  <w:szCs w:val="21"/>
                </w:rPr>
                <w:delText xml:space="preserve"> </w:delText>
              </w:r>
              <w:r w:rsidRPr="0091441C" w:rsidDel="00FD7D00">
                <w:rPr>
                  <w:rFonts w:ascii="Times New Roman" w:eastAsia="宋体" w:hAnsi="Times New Roman" w:cs="Times New Roman"/>
                  <w:szCs w:val="21"/>
                  <w:rPrChange w:id="662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>vmppDecGetStatus(</w:delText>
              </w:r>
              <w:bookmarkStart w:id="663" w:name="_Toc227677549"/>
              <w:bookmarkEnd w:id="663"/>
            </w:del>
          </w:p>
          <w:p w14:paraId="0F0C5ACF" w14:textId="16AB7E64" w:rsidR="0091441C" w:rsidDel="00FD7D00" w:rsidRDefault="0091441C" w:rsidP="0091441C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del w:id="664" w:author="Lynne Deng 邓玲玲" w:date="2026-04-20T18:13:00Z" w16du:dateUtc="2026-04-20T10:13:00Z"/>
                <w:rFonts w:ascii="Times New Roman" w:eastAsia="宋体" w:hAnsi="Times New Roman" w:cs="Times New Roman"/>
                <w:color w:val="0000FF"/>
                <w:kern w:val="0"/>
                <w:szCs w:val="21"/>
              </w:rPr>
            </w:pPr>
            <w:del w:id="665" w:author="Lynne Deng 邓玲玲" w:date="2026-04-20T18:13:00Z" w16du:dateUtc="2026-04-20T10:13:00Z">
              <w:r w:rsidRPr="0091441C" w:rsidDel="00FD7D00">
                <w:rPr>
                  <w:rFonts w:ascii="Times New Roman" w:eastAsia="宋体" w:hAnsi="Times New Roman" w:cs="Times New Roman"/>
                  <w:color w:val="2B91AF"/>
                  <w:kern w:val="0"/>
                  <w:szCs w:val="21"/>
                  <w:rPrChange w:id="666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>vmppChannel</w:delText>
              </w:r>
              <w:r w:rsidRPr="0091441C" w:rsidDel="00FD7D00">
                <w:rPr>
                  <w:rFonts w:ascii="Times New Roman" w:eastAsia="宋体" w:hAnsi="Times New Roman" w:cs="Times New Roman" w:hint="eastAsia"/>
                  <w:color w:val="0000FF"/>
                  <w:kern w:val="0"/>
                  <w:szCs w:val="21"/>
                </w:rPr>
                <w:delText xml:space="preserve"> </w:delText>
              </w:r>
              <w:r w:rsidRPr="0091441C" w:rsidDel="00FD7D00">
                <w:rPr>
                  <w:rFonts w:ascii="Times New Roman" w:eastAsia="宋体" w:hAnsi="Times New Roman" w:cs="Times New Roman"/>
                  <w:color w:val="808080"/>
                  <w:kern w:val="0"/>
                  <w:szCs w:val="21"/>
                  <w:rPrChange w:id="667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>chn</w:delText>
              </w:r>
              <w:r w:rsidRPr="0091441C" w:rsidDel="00FD7D00">
                <w:rPr>
                  <w:rFonts w:ascii="Times New Roman" w:eastAsia="宋体" w:hAnsi="Times New Roman" w:cs="Times New Roman"/>
                  <w:szCs w:val="21"/>
                  <w:rPrChange w:id="668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 xml:space="preserve">, </w:delText>
              </w:r>
              <w:bookmarkStart w:id="669" w:name="_Toc227677550"/>
              <w:bookmarkEnd w:id="669"/>
            </w:del>
          </w:p>
          <w:p w14:paraId="688728A0" w14:textId="66016A74" w:rsidR="0091441C" w:rsidRPr="0091441C" w:rsidDel="00FD7D00" w:rsidRDefault="0091441C" w:rsidP="0091441C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del w:id="670" w:author="Lynne Deng 邓玲玲" w:date="2026-04-20T18:13:00Z" w16du:dateUtc="2026-04-20T10:13:00Z"/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del w:id="671" w:author="Lynne Deng 邓玲玲" w:date="2026-04-20T18:13:00Z" w16du:dateUtc="2026-04-20T10:13:00Z">
              <w:r w:rsidRPr="0091441C" w:rsidDel="00FD7D00">
                <w:rPr>
                  <w:rFonts w:ascii="Times New Roman" w:eastAsia="宋体" w:hAnsi="Times New Roman" w:cs="Times New Roman"/>
                  <w:color w:val="2B91AF"/>
                  <w:kern w:val="0"/>
                  <w:szCs w:val="21"/>
                  <w:rPrChange w:id="672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>vmppDecStatus</w:delText>
              </w:r>
              <w:r w:rsidRPr="0091441C" w:rsidDel="00FD7D00">
                <w:rPr>
                  <w:rFonts w:ascii="Times New Roman" w:eastAsia="宋体" w:hAnsi="Times New Roman" w:cs="Times New Roman" w:hint="eastAsia"/>
                  <w:color w:val="0000FF"/>
                  <w:kern w:val="0"/>
                  <w:szCs w:val="21"/>
                </w:rPr>
                <w:delText xml:space="preserve"> </w:delText>
              </w:r>
              <w:r w:rsidRPr="0091441C" w:rsidDel="00FD7D00">
                <w:rPr>
                  <w:rFonts w:ascii="Times New Roman" w:eastAsia="宋体" w:hAnsi="Times New Roman" w:cs="Times New Roman"/>
                  <w:szCs w:val="21"/>
                  <w:rPrChange w:id="673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>*</w:delText>
              </w:r>
              <w:r w:rsidRPr="0091441C" w:rsidDel="00FD7D00">
                <w:rPr>
                  <w:rFonts w:ascii="Times New Roman" w:eastAsia="宋体" w:hAnsi="Times New Roman" w:cs="Times New Roman"/>
                  <w:color w:val="808080"/>
                  <w:kern w:val="0"/>
                  <w:szCs w:val="21"/>
                  <w:rPrChange w:id="674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>status</w:delText>
              </w:r>
              <w:r w:rsidRPr="0091441C" w:rsidDel="00FD7D00">
                <w:rPr>
                  <w:rFonts w:ascii="Times New Roman" w:eastAsia="宋体" w:hAnsi="Times New Roman" w:cs="Times New Roman"/>
                  <w:szCs w:val="21"/>
                  <w:rPrChange w:id="675" w:author="Lynne Deng 邓玲玲" w:date="2026-04-20T18:10:00Z" w16du:dateUtc="2026-04-20T10:10:00Z">
                    <w:rPr>
                      <w:rFonts w:ascii="Times New Roman" w:eastAsia="宋体" w:hAnsi="Times New Roman" w:cs="Times New Roman"/>
                      <w:color w:val="0000FF"/>
                      <w:kern w:val="0"/>
                      <w:szCs w:val="21"/>
                    </w:rPr>
                  </w:rPrChange>
                </w:rPr>
                <w:delText>)</w:delText>
              </w:r>
              <w:bookmarkStart w:id="676" w:name="_Toc227677551"/>
              <w:bookmarkEnd w:id="676"/>
            </w:del>
          </w:p>
        </w:tc>
        <w:bookmarkStart w:id="677" w:name="_Toc227677552"/>
        <w:bookmarkEnd w:id="677"/>
      </w:tr>
      <w:tr w:rsidR="0091441C" w:rsidRPr="000021FC" w:rsidDel="00FD7D00" w14:paraId="4452E8CA" w14:textId="6BECF7B5" w:rsidTr="001D6CA9">
        <w:trPr>
          <w:del w:id="678" w:author="Lynne Deng 邓玲玲" w:date="2026-04-20T18:13:00Z"/>
        </w:trPr>
        <w:tc>
          <w:tcPr>
            <w:tcW w:w="1271" w:type="dxa"/>
            <w:vMerge w:val="restart"/>
            <w:vAlign w:val="center"/>
          </w:tcPr>
          <w:p w14:paraId="23D54A06" w14:textId="74C112A9" w:rsidR="0091441C" w:rsidRPr="000021FC" w:rsidDel="00FD7D00" w:rsidRDefault="0091441C" w:rsidP="001D6CA9">
            <w:pPr>
              <w:rPr>
                <w:del w:id="679" w:author="Lynne Deng 邓玲玲" w:date="2026-04-20T18:13:00Z" w16du:dateUtc="2026-04-20T10:13:00Z"/>
                <w:rFonts w:ascii="Times New Roman" w:eastAsia="宋体" w:hAnsi="Times New Roman" w:cs="Times New Roman"/>
                <w:szCs w:val="21"/>
              </w:rPr>
            </w:pPr>
            <w:del w:id="680" w:author="Lynne Deng 邓玲玲" w:date="2026-04-20T18:13:00Z" w16du:dateUtc="2026-04-20T10:13:00Z">
              <w:r w:rsidRPr="000021FC" w:rsidDel="00FD7D00">
                <w:rPr>
                  <w:rFonts w:ascii="Times New Roman" w:eastAsia="宋体" w:hAnsi="Times New Roman" w:cs="Times New Roman"/>
                  <w:szCs w:val="21"/>
                </w:rPr>
                <w:delText>Params</w:delText>
              </w:r>
              <w:bookmarkStart w:id="681" w:name="_Toc227677553"/>
              <w:bookmarkEnd w:id="681"/>
            </w:del>
          </w:p>
        </w:tc>
        <w:tc>
          <w:tcPr>
            <w:tcW w:w="7025" w:type="dxa"/>
          </w:tcPr>
          <w:p w14:paraId="48857E81" w14:textId="49EEDEFA" w:rsidR="0091441C" w:rsidDel="00FD7D00" w:rsidRDefault="0091441C" w:rsidP="001D6CA9">
            <w:pPr>
              <w:rPr>
                <w:del w:id="682" w:author="Lynne Deng 邓玲玲" w:date="2026-04-20T18:13:00Z" w16du:dateUtc="2026-04-20T10:13:00Z"/>
                <w:rFonts w:ascii="Times New Roman" w:eastAsia="宋体" w:hAnsi="Times New Roman" w:cs="Times New Roman"/>
                <w:szCs w:val="21"/>
              </w:rPr>
            </w:pPr>
            <w:del w:id="683" w:author="Lynne Deng 邓玲玲" w:date="2026-04-20T18:10:00Z" w16du:dateUtc="2026-04-20T10:10:00Z">
              <w:r w:rsidDel="0091441C">
                <w:rPr>
                  <w:rFonts w:ascii="Times New Roman" w:eastAsia="宋体" w:hAnsi="Times New Roman" w:cs="Times New Roman"/>
                  <w:szCs w:val="21"/>
                </w:rPr>
                <w:delText>Type</w:delText>
              </w:r>
            </w:del>
            <w:del w:id="684" w:author="Lynne Deng 邓玲玲" w:date="2026-04-20T18:13:00Z" w16du:dateUtc="2026-04-20T10:13:00Z">
              <w:r w:rsidDel="00FD7D00">
                <w:rPr>
                  <w:rFonts w:ascii="Times New Roman" w:eastAsia="宋体" w:hAnsi="Times New Roman" w:cs="Times New Roman"/>
                  <w:szCs w:val="21"/>
                </w:rPr>
                <w:delText>:</w:delText>
              </w:r>
            </w:del>
            <w:del w:id="685" w:author="Lynne Deng 邓玲玲" w:date="2026-04-20T18:11:00Z" w16du:dateUtc="2026-04-20T10:11:00Z">
              <w:r w:rsidDel="0091441C">
                <w:rPr>
                  <w:rFonts w:ascii="Times New Roman" w:eastAsia="宋体" w:hAnsi="Times New Roman" w:cs="Times New Roman" w:hint="eastAsia"/>
                  <w:szCs w:val="21"/>
                </w:rPr>
                <w:delText>解码器类型</w:delText>
              </w:r>
            </w:del>
            <w:bookmarkStart w:id="686" w:name="_Toc227677554"/>
            <w:bookmarkEnd w:id="686"/>
          </w:p>
        </w:tc>
        <w:bookmarkStart w:id="687" w:name="_Toc227677555"/>
        <w:bookmarkEnd w:id="687"/>
      </w:tr>
      <w:tr w:rsidR="0091441C" w:rsidRPr="000021FC" w:rsidDel="00FD7D00" w14:paraId="0EEED2E1" w14:textId="380A9037" w:rsidTr="001D6CA9">
        <w:trPr>
          <w:del w:id="688" w:author="Lynne Deng 邓玲玲" w:date="2026-04-20T18:13:00Z"/>
        </w:trPr>
        <w:tc>
          <w:tcPr>
            <w:tcW w:w="1271" w:type="dxa"/>
            <w:vMerge/>
            <w:vAlign w:val="center"/>
          </w:tcPr>
          <w:p w14:paraId="3BB963A0" w14:textId="7CE7C141" w:rsidR="0091441C" w:rsidRPr="000021FC" w:rsidDel="00FD7D00" w:rsidRDefault="0091441C" w:rsidP="001D6CA9">
            <w:pPr>
              <w:rPr>
                <w:del w:id="689" w:author="Lynne Deng 邓玲玲" w:date="2026-04-20T18:13:00Z" w16du:dateUtc="2026-04-20T10:13:00Z"/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522FCD96" w14:textId="4EA200EE" w:rsidR="0091441C" w:rsidRPr="000021FC" w:rsidDel="00FD7D00" w:rsidRDefault="0091441C" w:rsidP="001D6CA9">
            <w:pPr>
              <w:rPr>
                <w:del w:id="690" w:author="Lynne Deng 邓玲玲" w:date="2026-04-20T18:13:00Z" w16du:dateUtc="2026-04-20T10:13:00Z"/>
                <w:rFonts w:ascii="Times New Roman" w:eastAsia="宋体" w:hAnsi="Times New Roman" w:cs="Times New Roman"/>
                <w:szCs w:val="21"/>
              </w:rPr>
            </w:pPr>
            <w:del w:id="691" w:author="Lynne Deng 邓玲玲" w:date="2026-04-20T18:10:00Z" w16du:dateUtc="2026-04-20T10:10:00Z">
              <w:r w:rsidRPr="0091441C" w:rsidDel="0091441C">
                <w:rPr>
                  <w:rFonts w:ascii="Times New Roman" w:eastAsia="宋体" w:hAnsi="Times New Roman" w:cs="Times New Roman" w:hint="eastAsia"/>
                  <w:szCs w:val="21"/>
                </w:rPr>
                <w:delText>caps</w:delText>
              </w:r>
            </w:del>
            <w:del w:id="692" w:author="Lynne Deng 邓玲玲" w:date="2026-04-20T18:13:00Z" w16du:dateUtc="2026-04-20T10:13:00Z">
              <w:r w:rsidRPr="0091441C" w:rsidDel="00FD7D00">
                <w:rPr>
                  <w:rFonts w:ascii="Times New Roman" w:eastAsia="宋体" w:hAnsi="Times New Roman" w:cs="Times New Roman"/>
                  <w:szCs w:val="21"/>
                </w:rPr>
                <w:delText>:</w:delText>
              </w:r>
            </w:del>
            <w:del w:id="693" w:author="Lynne Deng 邓玲玲" w:date="2026-04-20T18:11:00Z" w16du:dateUtc="2026-04-20T10:11:00Z">
              <w:r w:rsidDel="0091441C">
                <w:rPr>
                  <w:rFonts w:ascii="Times New Roman" w:eastAsia="宋体" w:hAnsi="Times New Roman" w:cs="Times New Roman" w:hint="eastAsia"/>
                  <w:szCs w:val="21"/>
                </w:rPr>
                <w:delText>Video</w:delText>
              </w:r>
              <w:r w:rsidDel="0091441C">
                <w:rPr>
                  <w:rFonts w:ascii="Times New Roman" w:eastAsia="宋体" w:hAnsi="Times New Roman" w:cs="Times New Roman" w:hint="eastAsia"/>
                  <w:szCs w:val="21"/>
                </w:rPr>
                <w:delText>解码能力集结构体</w:delText>
              </w:r>
            </w:del>
            <w:bookmarkStart w:id="694" w:name="_Toc227677556"/>
            <w:bookmarkEnd w:id="694"/>
          </w:p>
        </w:tc>
        <w:bookmarkStart w:id="695" w:name="_Toc227677557"/>
        <w:bookmarkEnd w:id="695"/>
      </w:tr>
      <w:tr w:rsidR="0091441C" w:rsidRPr="000021FC" w:rsidDel="00FD7D00" w14:paraId="5E5FD557" w14:textId="7FC0AAB4" w:rsidTr="001D6CA9">
        <w:trPr>
          <w:del w:id="696" w:author="Lynne Deng 邓玲玲" w:date="2026-04-20T18:13:00Z"/>
        </w:trPr>
        <w:tc>
          <w:tcPr>
            <w:tcW w:w="1271" w:type="dxa"/>
            <w:vAlign w:val="center"/>
          </w:tcPr>
          <w:p w14:paraId="7B1CBDFA" w14:textId="4DF20AF2" w:rsidR="0091441C" w:rsidRPr="000021FC" w:rsidDel="00FD7D00" w:rsidRDefault="0091441C" w:rsidP="001D6CA9">
            <w:pPr>
              <w:rPr>
                <w:del w:id="697" w:author="Lynne Deng 邓玲玲" w:date="2026-04-20T18:13:00Z" w16du:dateUtc="2026-04-20T10:13:00Z"/>
                <w:rFonts w:ascii="Times New Roman" w:eastAsia="宋体" w:hAnsi="Times New Roman" w:cs="Times New Roman"/>
                <w:szCs w:val="21"/>
              </w:rPr>
            </w:pPr>
            <w:del w:id="698" w:author="Lynne Deng 邓玲玲" w:date="2026-04-20T18:13:00Z" w16du:dateUtc="2026-04-20T10:13:00Z">
              <w:r w:rsidRPr="000021FC" w:rsidDel="00FD7D00">
                <w:rPr>
                  <w:rFonts w:ascii="Times New Roman" w:eastAsia="宋体" w:hAnsi="Times New Roman" w:cs="Times New Roman"/>
                  <w:szCs w:val="21"/>
                </w:rPr>
                <w:delText>Return</w:delText>
              </w:r>
              <w:bookmarkStart w:id="699" w:name="_Toc227677558"/>
              <w:bookmarkEnd w:id="699"/>
            </w:del>
          </w:p>
        </w:tc>
        <w:tc>
          <w:tcPr>
            <w:tcW w:w="7025" w:type="dxa"/>
          </w:tcPr>
          <w:p w14:paraId="18B12186" w14:textId="4BDD317F" w:rsidR="0091441C" w:rsidRPr="000021FC" w:rsidDel="00FD7D00" w:rsidRDefault="0091441C" w:rsidP="001D6CA9">
            <w:pPr>
              <w:rPr>
                <w:del w:id="700" w:author="Lynne Deng 邓玲玲" w:date="2026-04-20T18:13:00Z" w16du:dateUtc="2026-04-20T10:13:00Z"/>
                <w:rFonts w:ascii="Times New Roman" w:eastAsia="宋体" w:hAnsi="Times New Roman" w:cs="Times New Roman"/>
                <w:szCs w:val="21"/>
              </w:rPr>
            </w:pPr>
            <w:del w:id="701" w:author="Lynne Deng 邓玲玲" w:date="2026-04-20T18:11:00Z" w16du:dateUtc="2026-04-20T10:11:00Z">
              <w:r w:rsidDel="0091441C">
                <w:rPr>
                  <w:rFonts w:ascii="Times New Roman" w:hAnsi="Times New Roman" w:cs="Times New Roman" w:hint="eastAsia"/>
                  <w:szCs w:val="21"/>
                </w:rPr>
                <w:delText>NULL</w:delText>
              </w:r>
            </w:del>
            <w:bookmarkStart w:id="702" w:name="_Toc227677559"/>
            <w:bookmarkEnd w:id="702"/>
          </w:p>
        </w:tc>
        <w:bookmarkStart w:id="703" w:name="_Toc227677560"/>
        <w:bookmarkEnd w:id="703"/>
      </w:tr>
    </w:tbl>
    <w:p w14:paraId="2CCBDD94" w14:textId="72882041" w:rsidR="0091441C" w:rsidRPr="000021FC" w:rsidDel="00264E4F" w:rsidRDefault="0091441C" w:rsidP="00D33A46">
      <w:pPr>
        <w:rPr>
          <w:del w:id="704" w:author="Lynne Deng 邓玲玲" w:date="2026-04-21T13:49:00Z" w16du:dateUtc="2026-04-21T05:49:00Z"/>
          <w:rFonts w:ascii="Courier New" w:eastAsia="宋体" w:hAnsi="Courier New" w:cs="Courier New" w:hint="eastAsia"/>
          <w:color w:val="8EAADB" w:themeColor="accent1" w:themeTint="99"/>
          <w:kern w:val="0"/>
          <w:sz w:val="18"/>
          <w:szCs w:val="18"/>
          <w:lang w:bidi="ar"/>
        </w:rPr>
      </w:pPr>
      <w:bookmarkStart w:id="705" w:name="_Toc227677561"/>
      <w:bookmarkEnd w:id="705"/>
    </w:p>
    <w:p w14:paraId="0E79C89D" w14:textId="27EE9128" w:rsidR="00F75E04" w:rsidRPr="000021FC" w:rsidRDefault="00F75E04" w:rsidP="00F75E04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706" w:name="_Toc227677562"/>
      <w:r w:rsidRPr="00F75E04">
        <w:t>vmppDecGetJpegCaps</w:t>
      </w:r>
      <w:bookmarkEnd w:id="706"/>
    </w:p>
    <w:p w14:paraId="7111F248" w14:textId="77777777" w:rsidR="00F75E04" w:rsidRPr="000021FC" w:rsidRDefault="00F75E04" w:rsidP="00F75E04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5888A20A" w14:textId="5021824F" w:rsidR="00F75E04" w:rsidRPr="000021FC" w:rsidRDefault="00F75E04" w:rsidP="00F75E0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 w:rsidR="00593A23">
        <w:rPr>
          <w:rFonts w:ascii="Times New Roman" w:eastAsia="宋体" w:hAnsi="Times New Roman" w:cs="Times New Roman" w:hint="eastAsia"/>
          <w:szCs w:val="21"/>
        </w:rPr>
        <w:t>JPEG</w:t>
      </w:r>
      <w:r w:rsidR="00593A23">
        <w:rPr>
          <w:rFonts w:ascii="Times New Roman" w:eastAsia="宋体" w:hAnsi="Times New Roman" w:cs="Times New Roman" w:hint="eastAsia"/>
          <w:szCs w:val="21"/>
        </w:rPr>
        <w:t>解码器能力集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0CBD2ED4" w14:textId="77777777" w:rsidR="00F75E04" w:rsidRPr="000021FC" w:rsidRDefault="00F75E04" w:rsidP="00F75E04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F75E04" w:rsidRPr="000021FC" w14:paraId="7EF5D57B" w14:textId="77777777" w:rsidTr="00814FFE">
        <w:tc>
          <w:tcPr>
            <w:tcW w:w="1271" w:type="dxa"/>
            <w:shd w:val="clear" w:color="auto" w:fill="auto"/>
            <w:vAlign w:val="center"/>
          </w:tcPr>
          <w:p w14:paraId="50BA42A5" w14:textId="77777777" w:rsidR="00F75E04" w:rsidRPr="000021FC" w:rsidRDefault="00F75E04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6CB43D3" w14:textId="072CA6F9" w:rsidR="00A20E2D" w:rsidRPr="00AE5A39" w:rsidRDefault="00A20E2D" w:rsidP="00A20E2D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20E2D">
              <w:rPr>
                <w:rFonts w:ascii="Times New Roman" w:eastAsia="宋体" w:hAnsi="Times New Roman" w:cs="Times New Roman"/>
                <w:color w:val="0000FF"/>
                <w:kern w:val="0"/>
                <w:szCs w:val="21"/>
              </w:rPr>
              <w:t>void</w:t>
            </w:r>
            <w:r w:rsidRPr="00A20E2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vmppDecGetJpegCaps(</w:t>
            </w:r>
            <w:r w:rsidRPr="00A20E2D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vmppDecJpegCapability</w:t>
            </w:r>
            <w:r w:rsidRPr="00A20E2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20E2D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caps</w:t>
            </w:r>
            <w:r w:rsidRPr="00A20E2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F75E04" w:rsidRPr="000021FC" w14:paraId="4FCD8906" w14:textId="77777777" w:rsidTr="00814FFE">
        <w:tc>
          <w:tcPr>
            <w:tcW w:w="1271" w:type="dxa"/>
            <w:vAlign w:val="center"/>
          </w:tcPr>
          <w:p w14:paraId="380BDC1A" w14:textId="77777777" w:rsidR="00F75E04" w:rsidRPr="000021FC" w:rsidRDefault="00F75E04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A079435" w14:textId="0ECB5CD9" w:rsidR="00F75E04" w:rsidRPr="000021FC" w:rsidRDefault="007F689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caps</w:t>
            </w:r>
            <w:r w:rsidR="00F75E04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6A4054">
              <w:rPr>
                <w:rFonts w:ascii="Times New Roman" w:eastAsia="宋体" w:hAnsi="Times New Roman" w:cs="Times New Roman" w:hint="eastAsia"/>
                <w:szCs w:val="21"/>
              </w:rPr>
              <w:t>J</w:t>
            </w:r>
            <w:r w:rsidR="006A4054">
              <w:rPr>
                <w:rFonts w:ascii="Times New Roman" w:eastAsia="宋体" w:hAnsi="Times New Roman" w:cs="Times New Roman"/>
                <w:szCs w:val="21"/>
              </w:rPr>
              <w:t>PEG</w:t>
            </w:r>
            <w:r w:rsidR="006A4054">
              <w:rPr>
                <w:rFonts w:ascii="Times New Roman" w:eastAsia="宋体" w:hAnsi="Times New Roman" w:cs="Times New Roman" w:hint="eastAsia"/>
                <w:szCs w:val="21"/>
              </w:rPr>
              <w:t>解码能力集结构体</w:t>
            </w:r>
          </w:p>
        </w:tc>
      </w:tr>
      <w:tr w:rsidR="00F75E04" w:rsidRPr="000021FC" w14:paraId="1E73FAC0" w14:textId="77777777" w:rsidTr="00814FFE">
        <w:tc>
          <w:tcPr>
            <w:tcW w:w="1271" w:type="dxa"/>
            <w:vAlign w:val="center"/>
          </w:tcPr>
          <w:p w14:paraId="7C7213E6" w14:textId="77777777" w:rsidR="00F75E04" w:rsidRPr="000021FC" w:rsidRDefault="00F75E04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3F724954" w14:textId="0FAF2414" w:rsidR="00F75E04" w:rsidRPr="000021FC" w:rsidRDefault="00037A0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del w:id="707" w:author="Lynne Deng 邓玲玲" w:date="2026-04-21T11:17:00Z" w16du:dateUtc="2026-04-21T03:17:00Z">
              <w:r w:rsidRPr="00B87F5B" w:rsidDel="00B87F5B">
                <w:rPr>
                  <w:rFonts w:ascii="Times New Roman" w:eastAsia="宋体" w:hAnsi="Times New Roman" w:cs="Times New Roman" w:hint="eastAsia"/>
                  <w:szCs w:val="21"/>
                  <w:rPrChange w:id="708" w:author="Lynne Deng 邓玲玲" w:date="2026-04-21T11:18:00Z" w16du:dateUtc="2026-04-21T03:18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delText>NULL</w:delText>
              </w:r>
            </w:del>
            <w:ins w:id="709" w:author="Lynne Deng 邓玲玲" w:date="2026-04-21T11:18:00Z" w16du:dateUtc="2026-04-21T03:18:00Z">
              <w:r w:rsidR="00B87F5B" w:rsidRPr="00B87F5B">
                <w:rPr>
                  <w:rFonts w:ascii="Times New Roman" w:eastAsia="宋体" w:hAnsi="Times New Roman" w:cs="Times New Roman" w:hint="eastAsia"/>
                  <w:szCs w:val="21"/>
                  <w:rPrChange w:id="710" w:author="Lynne Deng 邓玲玲" w:date="2026-04-21T11:18:00Z" w16du:dateUtc="2026-04-21T03:18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无返回值</w:t>
              </w:r>
            </w:ins>
          </w:p>
        </w:tc>
      </w:tr>
    </w:tbl>
    <w:p w14:paraId="62676C6B" w14:textId="77777777" w:rsidR="00F75E04" w:rsidRPr="000021FC" w:rsidRDefault="00F75E04" w:rsidP="00F75E04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34B72874" w14:textId="77777777" w:rsidR="00F75E04" w:rsidRPr="000021FC" w:rsidRDefault="00F75E04" w:rsidP="00F75E04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BE40DFF" w14:textId="10F8B23C" w:rsidR="00C84D60" w:rsidRPr="000021FC" w:rsidRDefault="00C84D60" w:rsidP="00C84D60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711" w:name="OLE_LINK45"/>
      <w:bookmarkStart w:id="712" w:name="_Toc227677563"/>
      <w:r w:rsidRPr="00C84D60">
        <w:t>vmppDecGetVideoCaps</w:t>
      </w:r>
      <w:bookmarkEnd w:id="712"/>
    </w:p>
    <w:p w14:paraId="56F9DE74" w14:textId="77777777" w:rsidR="00C84D60" w:rsidRPr="000021FC" w:rsidRDefault="00C84D60" w:rsidP="00C84D60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4AD7FAC8" w14:textId="13728E08" w:rsidR="00C84D60" w:rsidRPr="000021FC" w:rsidRDefault="00C84D60" w:rsidP="00C84D6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 w:rsidR="00BF27F9">
        <w:rPr>
          <w:rFonts w:ascii="Times New Roman" w:eastAsia="宋体" w:hAnsi="Times New Roman" w:cs="Times New Roman"/>
          <w:szCs w:val="21"/>
        </w:rPr>
        <w:t>Video</w:t>
      </w:r>
      <w:r>
        <w:rPr>
          <w:rFonts w:ascii="Times New Roman" w:eastAsia="宋体" w:hAnsi="Times New Roman" w:cs="Times New Roman" w:hint="eastAsia"/>
          <w:szCs w:val="21"/>
        </w:rPr>
        <w:t>解码器能力集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5ABCA10C" w14:textId="77777777" w:rsidR="00C84D60" w:rsidRPr="000021FC" w:rsidRDefault="00C84D60" w:rsidP="00C84D60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C84D60" w:rsidRPr="000021FC" w14:paraId="6D5640C0" w14:textId="77777777" w:rsidTr="00814FFE">
        <w:tc>
          <w:tcPr>
            <w:tcW w:w="1271" w:type="dxa"/>
            <w:shd w:val="clear" w:color="auto" w:fill="auto"/>
            <w:vAlign w:val="center"/>
          </w:tcPr>
          <w:p w14:paraId="117B33C3" w14:textId="77777777" w:rsidR="00C84D60" w:rsidRPr="000021FC" w:rsidRDefault="00C84D60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7F17C7C9" w14:textId="77777777" w:rsidR="009B0134" w:rsidRDefault="009B0134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9B0134">
              <w:rPr>
                <w:rFonts w:ascii="Times New Roman" w:eastAsia="宋体" w:hAnsi="Times New Roman" w:cs="Times New Roman"/>
                <w:color w:val="0000FF"/>
                <w:kern w:val="0"/>
                <w:szCs w:val="21"/>
              </w:rPr>
              <w:t>void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vmppDecGetVideoCaps(</w:t>
            </w:r>
          </w:p>
          <w:p w14:paraId="2F0A1463" w14:textId="77777777" w:rsidR="009B0134" w:rsidRDefault="009B0134" w:rsidP="009B0134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9B0134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vmppCodecType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9B0134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type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3E7D709E" w14:textId="4E585D8F" w:rsidR="009B0134" w:rsidRPr="009B0134" w:rsidRDefault="009B0134" w:rsidP="009B0134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9B0134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vmppDecVideoCapability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9B0134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caps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9B0134" w:rsidRPr="000021FC" w14:paraId="765FA229" w14:textId="77777777" w:rsidTr="00814FFE">
        <w:tc>
          <w:tcPr>
            <w:tcW w:w="1271" w:type="dxa"/>
            <w:vMerge w:val="restart"/>
            <w:vAlign w:val="center"/>
          </w:tcPr>
          <w:p w14:paraId="248BDBD5" w14:textId="44B87044" w:rsidR="009B0134" w:rsidRPr="000021FC" w:rsidRDefault="009B0134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247D4F80" w14:textId="6004937B" w:rsidR="009B0134" w:rsidRDefault="00C43267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ins w:id="713" w:author="Lynne Deng 邓玲玲" w:date="2026-04-21T11:19:00Z" w16du:dateUtc="2026-04-21T03:19:00Z">
              <w:r>
                <w:rPr>
                  <w:rFonts w:ascii="Times New Roman" w:eastAsia="宋体" w:hAnsi="Times New Roman" w:cs="Times New Roman" w:hint="eastAsia"/>
                  <w:szCs w:val="21"/>
                </w:rPr>
                <w:t>t</w:t>
              </w:r>
            </w:ins>
            <w:del w:id="714" w:author="Lynne Deng 邓玲玲" w:date="2026-04-21T11:19:00Z" w16du:dateUtc="2026-04-21T03:19:00Z">
              <w:r w:rsidR="00F32120" w:rsidDel="00C43267">
                <w:rPr>
                  <w:rFonts w:ascii="Times New Roman" w:eastAsia="宋体" w:hAnsi="Times New Roman" w:cs="Times New Roman"/>
                  <w:szCs w:val="21"/>
                </w:rPr>
                <w:delText>T</w:delText>
              </w:r>
            </w:del>
            <w:r w:rsidR="00F32120">
              <w:rPr>
                <w:rFonts w:ascii="Times New Roman" w:eastAsia="宋体" w:hAnsi="Times New Roman" w:cs="Times New Roman"/>
                <w:szCs w:val="21"/>
              </w:rPr>
              <w:t>ype:</w:t>
            </w:r>
            <w:r w:rsidR="00F32120">
              <w:rPr>
                <w:rFonts w:ascii="Times New Roman" w:eastAsia="宋体" w:hAnsi="Times New Roman" w:cs="Times New Roman" w:hint="eastAsia"/>
                <w:szCs w:val="21"/>
              </w:rPr>
              <w:t>解码器类型</w:t>
            </w:r>
          </w:p>
        </w:tc>
      </w:tr>
      <w:tr w:rsidR="009B0134" w:rsidRPr="000021FC" w14:paraId="5A29A16A" w14:textId="77777777" w:rsidTr="00814FFE">
        <w:tc>
          <w:tcPr>
            <w:tcW w:w="1271" w:type="dxa"/>
            <w:vMerge/>
            <w:vAlign w:val="center"/>
          </w:tcPr>
          <w:p w14:paraId="20FF0069" w14:textId="4CCBE261" w:rsidR="009B0134" w:rsidRPr="000021FC" w:rsidRDefault="009B0134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71BF7CF4" w14:textId="5B30B517" w:rsidR="009B0134" w:rsidRPr="000021FC" w:rsidRDefault="009B0134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caps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854E87">
              <w:rPr>
                <w:rFonts w:ascii="Times New Roman" w:eastAsia="宋体" w:hAnsi="Times New Roman" w:cs="Times New Roman" w:hint="eastAsia"/>
                <w:szCs w:val="21"/>
              </w:rPr>
              <w:t>Video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解码能力集结构体</w:t>
            </w:r>
          </w:p>
        </w:tc>
      </w:tr>
      <w:tr w:rsidR="00C84D60" w:rsidRPr="000021FC" w14:paraId="4ABD2830" w14:textId="77777777" w:rsidTr="00814FFE">
        <w:tc>
          <w:tcPr>
            <w:tcW w:w="1271" w:type="dxa"/>
            <w:vAlign w:val="center"/>
          </w:tcPr>
          <w:p w14:paraId="0A223441" w14:textId="77777777" w:rsidR="00C84D60" w:rsidRPr="000021FC" w:rsidRDefault="00C84D60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D3B65CC" w14:textId="199AB799" w:rsidR="00C84D60" w:rsidRPr="000021FC" w:rsidRDefault="00B87F5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ins w:id="715" w:author="Lynne Deng 邓玲玲" w:date="2026-04-21T11:18:00Z" w16du:dateUtc="2026-04-21T03:18:00Z">
              <w:r w:rsidRPr="00B87F5B">
                <w:rPr>
                  <w:rFonts w:ascii="Times New Roman" w:eastAsia="宋体" w:hAnsi="Times New Roman" w:cs="Times New Roman" w:hint="eastAsia"/>
                  <w:szCs w:val="21"/>
                  <w:rPrChange w:id="716" w:author="Lynne Deng 邓玲玲" w:date="2026-04-21T11:18:00Z" w16du:dateUtc="2026-04-21T03:18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无返回值</w:t>
              </w:r>
            </w:ins>
            <w:del w:id="717" w:author="Lynne Deng 邓玲玲" w:date="2026-04-21T11:18:00Z" w16du:dateUtc="2026-04-21T03:18:00Z">
              <w:r w:rsidR="00C84D60" w:rsidDel="00B87F5B">
                <w:rPr>
                  <w:rFonts w:ascii="Times New Roman" w:hAnsi="Times New Roman" w:cs="Times New Roman" w:hint="eastAsia"/>
                  <w:szCs w:val="21"/>
                </w:rPr>
                <w:delText>NULL</w:delText>
              </w:r>
            </w:del>
          </w:p>
        </w:tc>
      </w:tr>
      <w:bookmarkEnd w:id="711"/>
    </w:tbl>
    <w:p w14:paraId="55BB948D" w14:textId="77777777" w:rsidR="00C84D60" w:rsidRPr="000021FC" w:rsidRDefault="00C84D60" w:rsidP="00C84D60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312E5CC1" w14:textId="29078F8B" w:rsidR="00FF41FB" w:rsidRPr="000021FC" w:rsidRDefault="00C84D60" w:rsidP="000021FC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00A59094" w14:textId="4BB20547" w:rsidR="00AA0017" w:rsidRPr="00900135" w:rsidRDefault="00396AD6" w:rsidP="00AA0017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718" w:name="_Toc227677564"/>
      <w:r w:rsidRPr="00396AD6">
        <w:t>vmppDecGetStatus</w:t>
      </w:r>
      <w:bookmarkEnd w:id="718"/>
    </w:p>
    <w:p w14:paraId="78DADDCC" w14:textId="77777777" w:rsidR="00AA0017" w:rsidRPr="001938AF" w:rsidRDefault="00AA0017" w:rsidP="00AA0017">
      <w:pPr>
        <w:rPr>
          <w:rFonts w:ascii="Times New Roman" w:eastAsia="宋体" w:hAnsi="Times New Roman" w:cs="Times New Roman"/>
          <w:szCs w:val="21"/>
        </w:rPr>
      </w:pPr>
      <w:r w:rsidRPr="001938AF">
        <w:rPr>
          <w:rFonts w:ascii="Times New Roman" w:eastAsia="宋体" w:hAnsi="Times New Roman" w:cs="Times New Roman"/>
          <w:szCs w:val="21"/>
        </w:rPr>
        <w:t>【描述】</w:t>
      </w:r>
    </w:p>
    <w:p w14:paraId="7F7BC7AD" w14:textId="636C1C83" w:rsidR="00AA0017" w:rsidRPr="001938AF" w:rsidRDefault="00AA0017" w:rsidP="00AA0017">
      <w:pPr>
        <w:rPr>
          <w:rFonts w:ascii="Times New Roman" w:eastAsia="宋体" w:hAnsi="Times New Roman" w:cs="Times New Roman"/>
          <w:szCs w:val="21"/>
        </w:rPr>
      </w:pPr>
      <w:r w:rsidRPr="001938AF">
        <w:rPr>
          <w:rFonts w:ascii="Times New Roman" w:eastAsia="宋体" w:hAnsi="Times New Roman" w:cs="Times New Roman" w:hint="eastAsia"/>
          <w:szCs w:val="21"/>
        </w:rPr>
        <w:lastRenderedPageBreak/>
        <w:t>获取解码通道状态信息</w:t>
      </w:r>
      <w:r w:rsidRPr="001938AF">
        <w:rPr>
          <w:rFonts w:ascii="Times New Roman" w:eastAsia="宋体" w:hAnsi="Times New Roman" w:cs="Times New Roman"/>
          <w:szCs w:val="21"/>
        </w:rPr>
        <w:t>。</w:t>
      </w:r>
    </w:p>
    <w:p w14:paraId="4AA83FB1" w14:textId="77777777" w:rsidR="00AA0017" w:rsidRPr="001938AF" w:rsidRDefault="00AA0017" w:rsidP="00AA0017">
      <w:pPr>
        <w:rPr>
          <w:rFonts w:ascii="Times New Roman" w:eastAsia="宋体" w:hAnsi="Times New Roman" w:cs="Times New Roman"/>
          <w:szCs w:val="21"/>
        </w:rPr>
      </w:pPr>
      <w:r w:rsidRPr="001938AF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A0017" w:rsidRPr="001938AF" w14:paraId="44A5DA6D" w14:textId="77777777" w:rsidTr="00877410">
        <w:tc>
          <w:tcPr>
            <w:tcW w:w="1271" w:type="dxa"/>
            <w:shd w:val="clear" w:color="auto" w:fill="auto"/>
            <w:vAlign w:val="center"/>
          </w:tcPr>
          <w:p w14:paraId="33A04F47" w14:textId="77777777" w:rsidR="00AA0017" w:rsidRPr="001938AF" w:rsidRDefault="00AA0017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375E5EC4" w14:textId="77BDB780" w:rsidR="001938AF" w:rsidRPr="001938AF" w:rsidRDefault="001938AF" w:rsidP="001938AF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1A491B" w:rsidRPr="001A491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vmppDecGetStatus </w:t>
            </w:r>
            <w:r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0087A6A5" w14:textId="77777777" w:rsidR="001938AF" w:rsidRPr="001938AF" w:rsidRDefault="001938AF" w:rsidP="001938AF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1938AF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80E38CD" w14:textId="5BE1E2ED" w:rsidR="00AA0017" w:rsidRPr="001938AF" w:rsidRDefault="00430336" w:rsidP="001938AF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30336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vmppDecStatus</w:t>
            </w:r>
            <w:r w:rsidR="001938AF"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="001938AF" w:rsidRPr="001938AF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status</w:t>
            </w:r>
            <w:r w:rsidR="001938AF"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5F51A9" w:rsidRPr="001938AF" w14:paraId="7136E42C" w14:textId="77777777" w:rsidTr="00814FFE">
        <w:tc>
          <w:tcPr>
            <w:tcW w:w="1271" w:type="dxa"/>
            <w:vMerge w:val="restart"/>
            <w:vAlign w:val="center"/>
          </w:tcPr>
          <w:p w14:paraId="29B96C27" w14:textId="77777777" w:rsidR="005F51A9" w:rsidRPr="001938AF" w:rsidRDefault="005F51A9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4976E4DE" w14:textId="77777777" w:rsidR="005F51A9" w:rsidRPr="001938AF" w:rsidRDefault="005F51A9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1938AF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1938AF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5F51A9" w:rsidRPr="001938AF" w14:paraId="5BE173D6" w14:textId="77777777" w:rsidTr="00814FFE">
        <w:tc>
          <w:tcPr>
            <w:tcW w:w="1271" w:type="dxa"/>
            <w:vMerge/>
            <w:vAlign w:val="center"/>
          </w:tcPr>
          <w:p w14:paraId="04A9B8D6" w14:textId="77777777" w:rsidR="005F51A9" w:rsidRPr="001938AF" w:rsidRDefault="005F51A9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7E249127" w14:textId="4A80AAB6" w:rsidR="005F51A9" w:rsidRPr="001938AF" w:rsidRDefault="005F51A9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 w:hint="eastAsia"/>
                <w:szCs w:val="21"/>
              </w:rPr>
              <w:t>s</w:t>
            </w:r>
            <w:r w:rsidRPr="001938AF">
              <w:rPr>
                <w:rFonts w:ascii="Times New Roman" w:eastAsia="宋体" w:hAnsi="Times New Roman" w:cs="Times New Roman"/>
                <w:szCs w:val="21"/>
              </w:rPr>
              <w:t>tatus</w:t>
            </w:r>
            <w:r w:rsidRPr="001938AF">
              <w:rPr>
                <w:rFonts w:ascii="Times New Roman" w:eastAsia="宋体" w:hAnsi="Times New Roman" w:cs="Times New Roman" w:hint="eastAsia"/>
                <w:szCs w:val="21"/>
              </w:rPr>
              <w:t>：解码通道状态信息</w:t>
            </w:r>
          </w:p>
        </w:tc>
      </w:tr>
      <w:tr w:rsidR="00AA0017" w:rsidRPr="001938AF" w14:paraId="3CCBA92F" w14:textId="77777777" w:rsidTr="00814FFE">
        <w:tc>
          <w:tcPr>
            <w:tcW w:w="1271" w:type="dxa"/>
            <w:vAlign w:val="center"/>
          </w:tcPr>
          <w:p w14:paraId="61DC6FC8" w14:textId="77777777" w:rsidR="00AA0017" w:rsidRPr="001938AF" w:rsidRDefault="00AA0017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0B938FA" w14:textId="2B26F6C1" w:rsidR="00AA0017" w:rsidRPr="001938AF" w:rsidRDefault="00CC23DD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9550A">
              <w:rPr>
                <w:rFonts w:ascii="Times New Roman" w:eastAsia="宋体" w:hAnsi="Times New Roman" w:cs="Times New Roman" w:hint="eastAsia"/>
                <w:szCs w:val="21"/>
                <w:rPrChange w:id="719" w:author="Lynne Deng 邓玲玲" w:date="2026-04-21T11:19:00Z" w16du:dateUtc="2026-04-21T03:19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99550A">
              <w:rPr>
                <w:rFonts w:ascii="Times New Roman" w:eastAsia="宋体" w:hAnsi="Times New Roman" w:cs="Times New Roman"/>
                <w:szCs w:val="21"/>
                <w:rPrChange w:id="720" w:author="Lynne Deng 邓玲玲" w:date="2026-04-21T11:19:00Z" w16du:dateUtc="2026-04-21T03:19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99550A">
              <w:rPr>
                <w:rFonts w:ascii="Times New Roman" w:eastAsia="宋体" w:hAnsi="Times New Roman" w:cs="Times New Roman"/>
                <w:szCs w:val="21"/>
                <w:rPrChange w:id="721" w:author="Lynne Deng 邓玲玲" w:date="2026-04-21T11:19:00Z" w16du:dateUtc="2026-04-21T03:19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99550A">
              <w:rPr>
                <w:rFonts w:ascii="Times New Roman" w:eastAsia="宋体" w:hAnsi="Times New Roman" w:cs="Times New Roman" w:hint="eastAsia"/>
                <w:szCs w:val="21"/>
                <w:rPrChange w:id="722" w:author="Lynne Deng 邓玲玲" w:date="2026-04-21T11:19:00Z" w16du:dateUtc="2026-04-21T03:19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99550A">
              <w:rPr>
                <w:rFonts w:ascii="Times New Roman" w:eastAsia="宋体" w:hAnsi="Times New Roman" w:cs="Times New Roman" w:hint="eastAsia"/>
                <w:szCs w:val="21"/>
                <w:rPrChange w:id="723" w:author="Lynne Deng 邓玲玲" w:date="2026-04-21T11:19:00Z" w16du:dateUtc="2026-04-21T03:19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99550A">
              <w:rPr>
                <w:rFonts w:ascii="Times New Roman" w:eastAsia="宋体" w:hAnsi="Times New Roman" w:cs="Times New Roman" w:hint="eastAsia"/>
                <w:szCs w:val="21"/>
                <w:rPrChange w:id="724" w:author="Lynne Deng 邓玲玲" w:date="2026-04-21T11:19:00Z" w16du:dateUtc="2026-04-21T03:19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5F7293D8" w14:textId="77777777" w:rsidR="000021FC" w:rsidRPr="001938AF" w:rsidRDefault="000021FC" w:rsidP="000021FC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  <w:bookmarkStart w:id="725" w:name="OLE_LINK69"/>
    </w:p>
    <w:p w14:paraId="17562914" w14:textId="674974BD" w:rsidR="000021FC" w:rsidRPr="000021FC" w:rsidRDefault="000021FC" w:rsidP="000021FC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9DD12BE" w14:textId="74E7962B" w:rsidR="00AF1B82" w:rsidRPr="00900135" w:rsidRDefault="00392C6C" w:rsidP="00AF1B82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726" w:name="_Toc227677565"/>
      <w:bookmarkEnd w:id="725"/>
      <w:r w:rsidRPr="00392C6C">
        <w:t>vmppDecGetStreamInfo</w:t>
      </w:r>
      <w:bookmarkEnd w:id="726"/>
    </w:p>
    <w:p w14:paraId="6124F18A" w14:textId="77777777" w:rsidR="00AF1B82" w:rsidRPr="00CD60CF" w:rsidRDefault="00AF1B82" w:rsidP="00AF1B82">
      <w:pPr>
        <w:rPr>
          <w:rFonts w:ascii="Times New Roman" w:eastAsia="宋体" w:hAnsi="Times New Roman" w:cs="Times New Roman"/>
          <w:szCs w:val="21"/>
        </w:rPr>
      </w:pPr>
      <w:r w:rsidRPr="00CD60CF">
        <w:rPr>
          <w:rFonts w:ascii="Times New Roman" w:eastAsia="宋体" w:hAnsi="Times New Roman" w:cs="Times New Roman"/>
          <w:szCs w:val="21"/>
        </w:rPr>
        <w:t>【描述】</w:t>
      </w:r>
    </w:p>
    <w:p w14:paraId="61533843" w14:textId="4D4EA9FA" w:rsidR="00AF1B82" w:rsidRPr="00CD60CF" w:rsidRDefault="00AF1B82" w:rsidP="00AF1B82">
      <w:pPr>
        <w:rPr>
          <w:rFonts w:ascii="Times New Roman" w:eastAsia="宋体" w:hAnsi="Times New Roman" w:cs="Times New Roman"/>
          <w:szCs w:val="21"/>
        </w:rPr>
      </w:pPr>
      <w:r w:rsidRPr="00CD60CF">
        <w:rPr>
          <w:rFonts w:ascii="Times New Roman" w:eastAsia="宋体" w:hAnsi="Times New Roman" w:cs="Times New Roman" w:hint="eastAsia"/>
          <w:szCs w:val="21"/>
        </w:rPr>
        <w:t>获取</w:t>
      </w:r>
      <w:r w:rsidR="000E7188" w:rsidRPr="00CD60CF">
        <w:rPr>
          <w:rFonts w:ascii="Times New Roman" w:eastAsia="宋体" w:hAnsi="Times New Roman" w:cs="Times New Roman" w:hint="eastAsia"/>
          <w:szCs w:val="21"/>
        </w:rPr>
        <w:t>当前</w:t>
      </w:r>
      <w:r w:rsidRPr="00CD60CF">
        <w:rPr>
          <w:rFonts w:ascii="Times New Roman" w:eastAsia="宋体" w:hAnsi="Times New Roman" w:cs="Times New Roman" w:hint="eastAsia"/>
          <w:szCs w:val="21"/>
        </w:rPr>
        <w:t>解码</w:t>
      </w:r>
      <w:r w:rsidR="000E7188" w:rsidRPr="00CD60CF">
        <w:rPr>
          <w:rFonts w:ascii="Times New Roman" w:eastAsia="宋体" w:hAnsi="Times New Roman" w:cs="Times New Roman" w:hint="eastAsia"/>
          <w:szCs w:val="21"/>
        </w:rPr>
        <w:t>的</w:t>
      </w:r>
      <w:r w:rsidR="000E7188" w:rsidRPr="00CD60CF">
        <w:rPr>
          <w:rFonts w:ascii="Times New Roman" w:eastAsia="宋体" w:hAnsi="Times New Roman" w:cs="Times New Roman" w:hint="eastAsia"/>
          <w:szCs w:val="21"/>
        </w:rPr>
        <w:t>stream</w:t>
      </w:r>
      <w:r w:rsidR="000E7188" w:rsidRPr="00CD60CF">
        <w:rPr>
          <w:rFonts w:ascii="Times New Roman" w:eastAsia="宋体" w:hAnsi="Times New Roman" w:cs="Times New Roman" w:hint="eastAsia"/>
          <w:szCs w:val="21"/>
        </w:rPr>
        <w:t>信息</w:t>
      </w:r>
      <w:r w:rsidRPr="00CD60CF">
        <w:rPr>
          <w:rFonts w:ascii="Times New Roman" w:eastAsia="宋体" w:hAnsi="Times New Roman" w:cs="Times New Roman"/>
          <w:szCs w:val="21"/>
        </w:rPr>
        <w:t>。</w:t>
      </w:r>
    </w:p>
    <w:p w14:paraId="50A24937" w14:textId="77777777" w:rsidR="00AF1B82" w:rsidRPr="00CD60CF" w:rsidRDefault="00AF1B82" w:rsidP="00AF1B82">
      <w:pPr>
        <w:rPr>
          <w:rFonts w:ascii="Times New Roman" w:eastAsia="宋体" w:hAnsi="Times New Roman" w:cs="Times New Roman"/>
          <w:szCs w:val="21"/>
        </w:rPr>
      </w:pPr>
      <w:r w:rsidRPr="00CD60CF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F1B82" w:rsidRPr="00CD60CF" w14:paraId="2824DBDB" w14:textId="77777777" w:rsidTr="00877410">
        <w:tc>
          <w:tcPr>
            <w:tcW w:w="1271" w:type="dxa"/>
            <w:shd w:val="clear" w:color="auto" w:fill="auto"/>
            <w:vAlign w:val="center"/>
          </w:tcPr>
          <w:p w14:paraId="7CDFABE0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56E82866" w14:textId="32519DF0" w:rsidR="00CD60CF" w:rsidRPr="00CD60CF" w:rsidRDefault="00CD60CF" w:rsidP="00CD60CF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392C6C" w:rsidRPr="00392C6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vmppDecGetStreamInfo </w:t>
            </w:r>
            <w:r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1D708BC7" w14:textId="77777777" w:rsidR="00CD60CF" w:rsidRPr="00CD60CF" w:rsidRDefault="00CD60CF" w:rsidP="00CD60CF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CD60CF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BD1BBF8" w14:textId="2A46EE70" w:rsidR="00AF1B82" w:rsidRPr="00CD60CF" w:rsidRDefault="003B2389" w:rsidP="00CD60CF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B238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vmppDecStreamInfo</w:t>
            </w:r>
            <w:r w:rsidR="00CD60CF"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="00CD60CF" w:rsidRPr="00CD60CF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info</w:t>
            </w:r>
            <w:r w:rsidR="00CD60CF"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AF1B82" w:rsidRPr="00CD60CF" w14:paraId="73DD33D0" w14:textId="77777777" w:rsidTr="00814FFE">
        <w:tc>
          <w:tcPr>
            <w:tcW w:w="1271" w:type="dxa"/>
            <w:vMerge w:val="restart"/>
            <w:vAlign w:val="center"/>
          </w:tcPr>
          <w:p w14:paraId="29133455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60CB5733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CD60CF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CD60CF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AF1B82" w:rsidRPr="00CD60CF" w14:paraId="3207A1E2" w14:textId="77777777" w:rsidTr="00814FFE">
        <w:tc>
          <w:tcPr>
            <w:tcW w:w="1271" w:type="dxa"/>
            <w:vMerge/>
            <w:vAlign w:val="center"/>
          </w:tcPr>
          <w:p w14:paraId="0819AF2C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5C61E128" w14:textId="59233156" w:rsidR="00AF1B82" w:rsidRPr="00CD60CF" w:rsidRDefault="008D6C4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 w:hint="eastAsia"/>
                <w:szCs w:val="21"/>
              </w:rPr>
              <w:t>info</w:t>
            </w:r>
            <w:r w:rsidR="00AF1B82" w:rsidRPr="00CD60C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F549D7" w:rsidRPr="00CD60CF">
              <w:rPr>
                <w:rFonts w:ascii="Times New Roman" w:eastAsia="宋体" w:hAnsi="Times New Roman" w:cs="Times New Roman" w:hint="eastAsia"/>
                <w:szCs w:val="21"/>
              </w:rPr>
              <w:t>当前解码的</w:t>
            </w:r>
            <w:r w:rsidR="00F549D7" w:rsidRPr="00CD60CF">
              <w:rPr>
                <w:rFonts w:ascii="Times New Roman" w:eastAsia="宋体" w:hAnsi="Times New Roman" w:cs="Times New Roman" w:hint="eastAsia"/>
                <w:szCs w:val="21"/>
              </w:rPr>
              <w:t>stream</w:t>
            </w:r>
            <w:r w:rsidR="00F549D7" w:rsidRPr="00CD60CF"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</w:tr>
      <w:tr w:rsidR="00AF1B82" w:rsidRPr="00CD60CF" w14:paraId="751AB051" w14:textId="77777777" w:rsidTr="00814FFE">
        <w:tc>
          <w:tcPr>
            <w:tcW w:w="1271" w:type="dxa"/>
            <w:vAlign w:val="center"/>
          </w:tcPr>
          <w:p w14:paraId="69DA3995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73E00B34" w14:textId="5A6409BC" w:rsidR="00AF1B82" w:rsidRPr="00CD60CF" w:rsidRDefault="00AF1B82" w:rsidP="006E5301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  <w:pPrChange w:id="727" w:author="Lynne Deng 邓玲玲" w:date="2026-04-21T11:20:00Z" w16du:dateUtc="2026-04-21T03:20:00Z">
                <w:pPr/>
              </w:pPrChange>
            </w:pPr>
            <w:r w:rsidRPr="0099550A">
              <w:rPr>
                <w:rFonts w:ascii="Times New Roman" w:eastAsia="宋体" w:hAnsi="Times New Roman" w:cs="Times New Roman" w:hint="eastAsia"/>
                <w:szCs w:val="21"/>
                <w:rPrChange w:id="728" w:author="Lynne Deng 邓玲玲" w:date="2026-04-21T11:19:00Z" w16du:dateUtc="2026-04-21T03:19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成功返回</w:t>
            </w:r>
            <w:r w:rsidR="009C0BDB" w:rsidRPr="0099550A">
              <w:rPr>
                <w:rFonts w:ascii="Times New Roman" w:eastAsia="宋体" w:hAnsi="Times New Roman" w:cs="Times New Roman"/>
                <w:szCs w:val="21"/>
                <w:rPrChange w:id="729" w:author="Lynne Deng 邓玲玲" w:date="2026-04-21T11:19:00Z" w16du:dateUtc="2026-04-21T03:19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>vmpp_RSLT_OK</w:t>
            </w:r>
            <w:r w:rsidRPr="0099550A">
              <w:rPr>
                <w:rFonts w:ascii="Times New Roman" w:eastAsia="宋体" w:hAnsi="Times New Roman" w:cs="Times New Roman"/>
                <w:szCs w:val="21"/>
                <w:rPrChange w:id="730" w:author="Lynne Deng 邓玲玲" w:date="2026-04-21T11:19:00Z" w16du:dateUtc="2026-04-21T03:19:00Z">
                  <w:rPr>
                    <w:rFonts w:ascii="Times New Roman" w:hAnsi="Times New Roman" w:cs="Times New Roman"/>
                    <w:szCs w:val="21"/>
                  </w:rPr>
                </w:rPrChange>
              </w:rPr>
              <w:t xml:space="preserve">, </w:t>
            </w:r>
            <w:r w:rsidRPr="0099550A">
              <w:rPr>
                <w:rFonts w:ascii="Times New Roman" w:eastAsia="宋体" w:hAnsi="Times New Roman" w:cs="Times New Roman" w:hint="eastAsia"/>
                <w:szCs w:val="21"/>
                <w:rPrChange w:id="731" w:author="Lynne Deng 邓玲玲" w:date="2026-04-21T11:19:00Z" w16du:dateUtc="2026-04-21T03:19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否则返回</w:t>
            </w:r>
            <w:r w:rsidR="00E401E1" w:rsidRPr="0099550A">
              <w:rPr>
                <w:rFonts w:ascii="Times New Roman" w:eastAsia="宋体" w:hAnsi="Times New Roman" w:cs="Times New Roman" w:hint="eastAsia"/>
                <w:szCs w:val="21"/>
                <w:rPrChange w:id="732" w:author="Lynne Deng 邓玲玲" w:date="2026-04-21T11:19:00Z" w16du:dateUtc="2026-04-21T03:19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相应</w:t>
            </w:r>
            <w:r w:rsidRPr="0099550A">
              <w:rPr>
                <w:rFonts w:ascii="Times New Roman" w:eastAsia="宋体" w:hAnsi="Times New Roman" w:cs="Times New Roman" w:hint="eastAsia"/>
                <w:szCs w:val="21"/>
                <w:rPrChange w:id="733" w:author="Lynne Deng 邓玲玲" w:date="2026-04-21T11:19:00Z" w16du:dateUtc="2026-04-21T03:19:00Z">
                  <w:rPr>
                    <w:rFonts w:ascii="Times New Roman" w:hAnsi="Times New Roman" w:cs="Times New Roman" w:hint="eastAsia"/>
                    <w:szCs w:val="21"/>
                  </w:rPr>
                </w:rPrChange>
              </w:rPr>
              <w:t>错误码</w:t>
            </w:r>
          </w:p>
        </w:tc>
      </w:tr>
    </w:tbl>
    <w:p w14:paraId="49BDCED6" w14:textId="77777777" w:rsidR="001C7D7B" w:rsidRPr="001C7D7B" w:rsidRDefault="001C7D7B" w:rsidP="001C7D7B">
      <w:pPr>
        <w:rPr>
          <w:ins w:id="734" w:author="Lynne Deng 邓玲玲" w:date="2026-04-21T13:49:00Z"/>
        </w:rPr>
      </w:pPr>
      <w:bookmarkStart w:id="735" w:name="OLE_LINK46"/>
    </w:p>
    <w:p w14:paraId="3AE7356F" w14:textId="133562FE" w:rsidR="001C7D7B" w:rsidRPr="00116F9F" w:rsidRDefault="001C7D7B" w:rsidP="001C7D7B">
      <w:pPr>
        <w:rPr>
          <w:ins w:id="736" w:author="Lynne Deng 邓玲玲" w:date="2026-04-21T13:49:00Z" w16du:dateUtc="2026-04-21T05:49:00Z"/>
          <w:rFonts w:hint="eastAsia"/>
          <w:color w:val="8EAADB" w:themeColor="accent1" w:themeTint="99"/>
          <w:sz w:val="18"/>
          <w:szCs w:val="18"/>
          <w:rPrChange w:id="737" w:author="Lynne Deng 邓玲玲" w:date="2026-04-21T13:51:00Z" w16du:dateUtc="2026-04-21T05:51:00Z">
            <w:rPr>
              <w:ins w:id="738" w:author="Lynne Deng 邓玲玲" w:date="2026-04-21T13:49:00Z" w16du:dateUtc="2026-04-21T05:49:00Z"/>
              <w:rFonts w:hint="eastAsia"/>
            </w:rPr>
          </w:rPrChange>
        </w:rPr>
        <w:pPrChange w:id="739" w:author="Lynne Deng 邓玲玲" w:date="2026-04-21T13:49:00Z" w16du:dateUtc="2026-04-21T05:49:00Z">
          <w:pPr>
            <w:pStyle w:val="2"/>
          </w:pPr>
        </w:pPrChange>
      </w:pPr>
      <w:ins w:id="740" w:author="Lynne Deng 邓玲玲" w:date="2026-04-21T13:49:00Z">
        <w:r w:rsidRPr="00116F9F">
          <w:rPr>
            <w:rFonts w:hint="eastAsia"/>
            <w:color w:val="8EAADB" w:themeColor="accent1" w:themeTint="99"/>
            <w:sz w:val="18"/>
            <w:szCs w:val="18"/>
            <w:rPrChange w:id="741" w:author="Lynne Deng 邓玲玲" w:date="2026-04-21T13:51:00Z" w16du:dateUtc="2026-04-21T05:51:00Z">
              <w:rPr>
                <w:rFonts w:hint="eastAsia"/>
              </w:rPr>
            </w:rPrChange>
          </w:rPr>
          <w:t>-------------------------------------------------------------------------------------------</w:t>
        </w:r>
      </w:ins>
    </w:p>
    <w:p w14:paraId="6D2256B9" w14:textId="3F5CC43B" w:rsidR="003F1548" w:rsidRPr="00663B82" w:rsidRDefault="003511B8" w:rsidP="00663B82">
      <w:pPr>
        <w:pStyle w:val="2"/>
        <w:numPr>
          <w:ilvl w:val="1"/>
          <w:numId w:val="1"/>
        </w:numPr>
        <w:rPr>
          <w:rFonts w:hint="eastAsia"/>
          <w:rPrChange w:id="742" w:author="Lynne Deng 邓玲玲" w:date="2026-04-21T13:50:00Z" w16du:dateUtc="2026-04-21T05:50:00Z">
            <w:rPr>
              <w:rFonts w:hint="eastAsia"/>
              <w:color w:val="4472C4" w:themeColor="accent1"/>
              <w:szCs w:val="21"/>
            </w:rPr>
          </w:rPrChange>
        </w:rPr>
      </w:pPr>
      <w:bookmarkStart w:id="743" w:name="_Toc227677566"/>
      <w:r w:rsidRPr="003511B8">
        <w:t>vmppDecGetAvailableChannels</w:t>
      </w:r>
      <w:bookmarkEnd w:id="743"/>
    </w:p>
    <w:p w14:paraId="5965DD09" w14:textId="77777777" w:rsidR="003F1548" w:rsidRPr="00C11E15" w:rsidRDefault="003F1548" w:rsidP="003F1548">
      <w:pPr>
        <w:rPr>
          <w:rFonts w:ascii="Times New Roman" w:eastAsia="宋体" w:hAnsi="Times New Roman" w:cs="Times New Roman"/>
          <w:szCs w:val="21"/>
        </w:rPr>
      </w:pPr>
      <w:bookmarkStart w:id="744" w:name="_Hlk100345280"/>
      <w:r w:rsidRPr="00C11E15">
        <w:rPr>
          <w:rFonts w:ascii="Times New Roman" w:eastAsia="宋体" w:hAnsi="Times New Roman" w:cs="Times New Roman"/>
          <w:szCs w:val="21"/>
        </w:rPr>
        <w:t>【描述】</w:t>
      </w:r>
    </w:p>
    <w:p w14:paraId="33DD766A" w14:textId="48CA3948" w:rsidR="003F1548" w:rsidRPr="00C11E15" w:rsidRDefault="00634887" w:rsidP="003F1548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获取当前设备可创建的</w:t>
      </w:r>
      <w:r>
        <w:rPr>
          <w:rFonts w:ascii="Times New Roman" w:eastAsia="宋体" w:hAnsi="Times New Roman" w:cs="Times New Roman" w:hint="eastAsia"/>
          <w:szCs w:val="21"/>
        </w:rPr>
        <w:t>channel</w:t>
      </w:r>
      <w:r>
        <w:rPr>
          <w:rFonts w:ascii="Times New Roman" w:eastAsia="宋体" w:hAnsi="Times New Roman" w:cs="Times New Roman" w:hint="eastAsia"/>
          <w:szCs w:val="21"/>
        </w:rPr>
        <w:t>数量</w:t>
      </w:r>
      <w:r w:rsidR="003F1548" w:rsidRPr="00C11E15">
        <w:rPr>
          <w:rFonts w:ascii="Times New Roman" w:eastAsia="宋体" w:hAnsi="Times New Roman" w:cs="Times New Roman"/>
          <w:szCs w:val="21"/>
        </w:rPr>
        <w:t>。</w:t>
      </w:r>
    </w:p>
    <w:p w14:paraId="521499AC" w14:textId="77777777" w:rsidR="003F1548" w:rsidRPr="00C11E15" w:rsidRDefault="003F1548" w:rsidP="003F1548">
      <w:pPr>
        <w:rPr>
          <w:rFonts w:ascii="Times New Roman" w:eastAsia="宋体" w:hAnsi="Times New Roman" w:cs="Times New Roman"/>
          <w:szCs w:val="21"/>
        </w:rPr>
      </w:pPr>
      <w:r w:rsidRPr="00C11E15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3F1548" w:rsidRPr="00C11E15" w14:paraId="4ED5F583" w14:textId="77777777" w:rsidTr="00814FFE">
        <w:tc>
          <w:tcPr>
            <w:tcW w:w="1271" w:type="dxa"/>
            <w:shd w:val="clear" w:color="auto" w:fill="auto"/>
            <w:vAlign w:val="center"/>
          </w:tcPr>
          <w:p w14:paraId="7B583B2A" w14:textId="77777777" w:rsidR="003F1548" w:rsidRPr="00C11E15" w:rsidRDefault="003F154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11E15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2E2B8BE" w14:textId="00A1EAA2" w:rsidR="00955080" w:rsidRPr="00955080" w:rsidRDefault="00955080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955080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int32_t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vmppDecGetAvailableChannels(</w:t>
            </w:r>
            <w:r w:rsidRPr="00955080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vmppDevice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955080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device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064D0F" w:rsidRPr="00C11E15" w14:paraId="360D51FB" w14:textId="77777777" w:rsidTr="00814FFE">
        <w:tc>
          <w:tcPr>
            <w:tcW w:w="1271" w:type="dxa"/>
            <w:vAlign w:val="center"/>
          </w:tcPr>
          <w:p w14:paraId="791DCAB5" w14:textId="576A92B9" w:rsidR="00064D0F" w:rsidRPr="00CE44AD" w:rsidRDefault="00064D0F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E44AD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06F66856" w14:textId="138D0BC6" w:rsidR="00064D0F" w:rsidRPr="00CE44AD" w:rsidRDefault="00064D0F" w:rsidP="00814FFE">
            <w:pPr>
              <w:rPr>
                <w:rFonts w:ascii="Times New Roman" w:hAnsi="Times New Roman" w:cs="Times New Roman"/>
              </w:rPr>
            </w:pPr>
            <w:r w:rsidRPr="00CE44AD">
              <w:rPr>
                <w:rFonts w:ascii="Times New Roman" w:hAnsi="Times New Roman" w:cs="Times New Roman"/>
              </w:rPr>
              <w:t xml:space="preserve">device: </w:t>
            </w:r>
            <w:r w:rsidRPr="00CE44AD">
              <w:rPr>
                <w:rFonts w:ascii="Times New Roman" w:hAnsi="Times New Roman" w:cs="Times New Roman"/>
              </w:rPr>
              <w:t>设备节点</w:t>
            </w:r>
          </w:p>
        </w:tc>
      </w:tr>
      <w:tr w:rsidR="003F1548" w:rsidRPr="00C11E15" w14:paraId="393321D9" w14:textId="77777777" w:rsidTr="00814FFE">
        <w:tc>
          <w:tcPr>
            <w:tcW w:w="1271" w:type="dxa"/>
            <w:vAlign w:val="center"/>
          </w:tcPr>
          <w:p w14:paraId="01388E0B" w14:textId="77777777" w:rsidR="003F1548" w:rsidRPr="00CE44AD" w:rsidRDefault="003F154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E44AD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71ADF23E" w14:textId="2FF7A734" w:rsidR="003F1548" w:rsidRPr="00CE44AD" w:rsidRDefault="0044605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9550A">
              <w:rPr>
                <w:rFonts w:ascii="Times New Roman" w:eastAsia="宋体" w:hAnsi="Times New Roman" w:cs="Times New Roman" w:hint="eastAsia"/>
                <w:szCs w:val="21"/>
                <w:rPrChange w:id="745" w:author="Lynne Deng 邓玲玲" w:date="2026-04-21T11:19:00Z" w16du:dateUtc="2026-04-21T03:19:00Z">
                  <w:rPr>
                    <w:rFonts w:ascii="Times New Roman" w:hAnsi="Times New Roman" w:cs="Times New Roman" w:hint="eastAsia"/>
                  </w:rPr>
                </w:rPrChange>
              </w:rPr>
              <w:t>成功返回</w:t>
            </w:r>
            <w:r w:rsidR="009B6C5F" w:rsidRPr="0099550A">
              <w:rPr>
                <w:rFonts w:ascii="Times New Roman" w:eastAsia="宋体" w:hAnsi="Times New Roman" w:cs="Times New Roman" w:hint="eastAsia"/>
                <w:szCs w:val="21"/>
                <w:rPrChange w:id="746" w:author="Lynne Deng 邓玲玲" w:date="2026-04-21T11:19:00Z" w16du:dateUtc="2026-04-21T03:19:00Z">
                  <w:rPr>
                    <w:rFonts w:ascii="Times New Roman" w:hAnsi="Times New Roman" w:cs="Times New Roman" w:hint="eastAsia"/>
                  </w:rPr>
                </w:rPrChange>
              </w:rPr>
              <w:t>可创建的</w:t>
            </w:r>
            <w:r w:rsidR="009B6C5F" w:rsidRPr="0099550A">
              <w:rPr>
                <w:rFonts w:ascii="Times New Roman" w:eastAsia="宋体" w:hAnsi="Times New Roman" w:cs="Times New Roman" w:hint="eastAsia"/>
                <w:szCs w:val="21"/>
                <w:rPrChange w:id="747" w:author="Lynne Deng 邓玲玲" w:date="2026-04-21T11:19:00Z" w16du:dateUtc="2026-04-21T03:19:00Z">
                  <w:rPr>
                    <w:rFonts w:ascii="Times New Roman" w:hAnsi="Times New Roman" w:cs="Times New Roman" w:hint="eastAsia"/>
                  </w:rPr>
                </w:rPrChange>
              </w:rPr>
              <w:t>channel</w:t>
            </w:r>
            <w:r w:rsidR="009B6C5F" w:rsidRPr="0099550A">
              <w:rPr>
                <w:rFonts w:ascii="Times New Roman" w:eastAsia="宋体" w:hAnsi="Times New Roman" w:cs="Times New Roman" w:hint="eastAsia"/>
                <w:szCs w:val="21"/>
                <w:rPrChange w:id="748" w:author="Lynne Deng 邓玲玲" w:date="2026-04-21T11:19:00Z" w16du:dateUtc="2026-04-21T03:19:00Z">
                  <w:rPr>
                    <w:rFonts w:ascii="Times New Roman" w:hAnsi="Times New Roman" w:cs="Times New Roman" w:hint="eastAsia"/>
                  </w:rPr>
                </w:rPrChange>
              </w:rPr>
              <w:t>数量</w:t>
            </w:r>
            <w:r w:rsidR="003F1548" w:rsidRPr="00CE44A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="003F1548" w:rsidRPr="00CE44AD">
              <w:rPr>
                <w:rFonts w:ascii="Times New Roman" w:eastAsia="宋体" w:hAnsi="Times New Roman" w:cs="Times New Roman"/>
                <w:szCs w:val="21"/>
              </w:rPr>
              <w:t>失败</w:t>
            </w:r>
            <w:r w:rsidR="00606F1A">
              <w:rPr>
                <w:rFonts w:ascii="Times New Roman" w:eastAsia="宋体" w:hAnsi="Times New Roman" w:cs="Times New Roman" w:hint="eastAsia"/>
                <w:szCs w:val="21"/>
              </w:rPr>
              <w:t>返回</w:t>
            </w:r>
            <w:r w:rsidR="009B6C5F">
              <w:rPr>
                <w:rFonts w:ascii="Times New Roman" w:eastAsia="宋体" w:hAnsi="Times New Roman" w:cs="Times New Roman" w:hint="eastAsia"/>
                <w:szCs w:val="21"/>
              </w:rPr>
              <w:t>-</w:t>
            </w:r>
            <w:r w:rsidR="009B6C5F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</w:tbl>
    <w:p w14:paraId="13677535" w14:textId="77777777" w:rsidR="00116F9F" w:rsidRPr="001C7D7B" w:rsidRDefault="00116F9F" w:rsidP="00116F9F">
      <w:pPr>
        <w:rPr>
          <w:ins w:id="749" w:author="Lynne Deng 邓玲玲" w:date="2026-04-21T13:51:00Z" w16du:dateUtc="2026-04-21T05:51:00Z"/>
        </w:rPr>
      </w:pPr>
      <w:bookmarkStart w:id="750" w:name="OLE_LINK66"/>
      <w:bookmarkEnd w:id="735"/>
      <w:bookmarkEnd w:id="744"/>
    </w:p>
    <w:p w14:paraId="585EB380" w14:textId="27730173" w:rsidR="00116F9F" w:rsidRPr="00116F9F" w:rsidRDefault="00116F9F" w:rsidP="00116F9F">
      <w:pPr>
        <w:rPr>
          <w:ins w:id="751" w:author="Lynne Deng 邓玲玲" w:date="2026-04-21T13:51:00Z" w16du:dateUtc="2026-04-21T05:51:00Z"/>
          <w:rFonts w:hint="eastAsia"/>
          <w:color w:val="8EAADB" w:themeColor="accent1" w:themeTint="99"/>
          <w:sz w:val="18"/>
          <w:szCs w:val="18"/>
          <w:rPrChange w:id="752" w:author="Lynne Deng 邓玲玲" w:date="2026-04-21T13:51:00Z" w16du:dateUtc="2026-04-21T05:51:00Z">
            <w:rPr>
              <w:ins w:id="753" w:author="Lynne Deng 邓玲玲" w:date="2026-04-21T13:51:00Z" w16du:dateUtc="2026-04-21T05:51:00Z"/>
            </w:rPr>
          </w:rPrChange>
        </w:rPr>
        <w:pPrChange w:id="754" w:author="Lynne Deng 邓玲玲" w:date="2026-04-21T13:51:00Z" w16du:dateUtc="2026-04-21T05:51:00Z">
          <w:pPr>
            <w:pStyle w:val="2"/>
            <w:numPr>
              <w:ilvl w:val="1"/>
              <w:numId w:val="1"/>
            </w:numPr>
            <w:ind w:left="567" w:hanging="567"/>
          </w:pPr>
        </w:pPrChange>
      </w:pPr>
      <w:ins w:id="755" w:author="Lynne Deng 邓玲玲" w:date="2026-04-21T13:51:00Z" w16du:dateUtc="2026-04-21T05:51:00Z">
        <w:r w:rsidRPr="001D6CA9">
          <w:rPr>
            <w:rFonts w:hint="eastAsia"/>
            <w:color w:val="8EAADB" w:themeColor="accent1" w:themeTint="99"/>
            <w:sz w:val="18"/>
            <w:szCs w:val="18"/>
          </w:rPr>
          <w:t>-------------------------------------------------------------------------------------------</w:t>
        </w:r>
      </w:ins>
    </w:p>
    <w:p w14:paraId="51C6C459" w14:textId="62650431" w:rsidR="00955080" w:rsidRPr="00900135" w:rsidRDefault="00955080" w:rsidP="00955080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756" w:name="_Toc227677567"/>
      <w:r w:rsidRPr="002E179C">
        <w:t>vmppDecGetVersion</w:t>
      </w:r>
      <w:bookmarkEnd w:id="756"/>
    </w:p>
    <w:bookmarkEnd w:id="750"/>
    <w:p w14:paraId="51677B40" w14:textId="77777777" w:rsidR="00955080" w:rsidRPr="00C11E15" w:rsidRDefault="00955080" w:rsidP="00955080">
      <w:pPr>
        <w:rPr>
          <w:rFonts w:ascii="Times New Roman" w:eastAsia="宋体" w:hAnsi="Times New Roman" w:cs="Times New Roman"/>
          <w:szCs w:val="21"/>
        </w:rPr>
      </w:pPr>
      <w:r w:rsidRPr="00C11E15">
        <w:rPr>
          <w:rFonts w:ascii="Times New Roman" w:eastAsia="宋体" w:hAnsi="Times New Roman" w:cs="Times New Roman"/>
          <w:szCs w:val="21"/>
        </w:rPr>
        <w:t>【描述】</w:t>
      </w:r>
    </w:p>
    <w:p w14:paraId="09F015D4" w14:textId="77777777" w:rsidR="00955080" w:rsidRPr="00C11E15" w:rsidRDefault="00955080" w:rsidP="0095508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>
        <w:rPr>
          <w:rFonts w:ascii="Times New Roman" w:eastAsia="宋体" w:hAnsi="Times New Roman" w:cs="Times New Roman"/>
          <w:szCs w:val="21"/>
        </w:rPr>
        <w:t>SDK</w:t>
      </w:r>
      <w:r>
        <w:rPr>
          <w:rFonts w:ascii="Times New Roman" w:eastAsia="宋体" w:hAnsi="Times New Roman" w:cs="Times New Roman" w:hint="eastAsia"/>
          <w:szCs w:val="21"/>
        </w:rPr>
        <w:t>版本号</w:t>
      </w:r>
      <w:r w:rsidRPr="00C11E15">
        <w:rPr>
          <w:rFonts w:ascii="Times New Roman" w:eastAsia="宋体" w:hAnsi="Times New Roman" w:cs="Times New Roman"/>
          <w:szCs w:val="21"/>
        </w:rPr>
        <w:t>。</w:t>
      </w:r>
    </w:p>
    <w:p w14:paraId="5A8215BE" w14:textId="77777777" w:rsidR="00955080" w:rsidRPr="00C11E15" w:rsidRDefault="00955080" w:rsidP="00955080">
      <w:pPr>
        <w:rPr>
          <w:rFonts w:ascii="Times New Roman" w:eastAsia="宋体" w:hAnsi="Times New Roman" w:cs="Times New Roman"/>
          <w:szCs w:val="21"/>
        </w:rPr>
      </w:pPr>
      <w:r w:rsidRPr="00C11E15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955080" w:rsidRPr="00C11E15" w14:paraId="049480ED" w14:textId="77777777" w:rsidTr="00814FFE">
        <w:tc>
          <w:tcPr>
            <w:tcW w:w="1271" w:type="dxa"/>
            <w:shd w:val="clear" w:color="auto" w:fill="auto"/>
            <w:vAlign w:val="center"/>
          </w:tcPr>
          <w:p w14:paraId="4B890EE9" w14:textId="77777777" w:rsidR="00955080" w:rsidRPr="00C11E15" w:rsidRDefault="00955080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11E15">
              <w:rPr>
                <w:rFonts w:ascii="Times New Roman" w:eastAsia="宋体" w:hAnsi="Times New Roman" w:cs="Times New Roman"/>
                <w:szCs w:val="21"/>
              </w:rPr>
              <w:lastRenderedPageBreak/>
              <w:t>Func</w:t>
            </w:r>
          </w:p>
        </w:tc>
        <w:tc>
          <w:tcPr>
            <w:tcW w:w="7025" w:type="dxa"/>
            <w:shd w:val="clear" w:color="auto" w:fill="auto"/>
          </w:tcPr>
          <w:p w14:paraId="640DE845" w14:textId="77777777" w:rsidR="00955080" w:rsidRPr="00A60490" w:rsidRDefault="00955080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60490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vmppVersion</w:t>
            </w:r>
            <w:r w:rsidRPr="00A6049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2E179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vmppDecGetVersion </w:t>
            </w:r>
            <w:r w:rsidRPr="00A6049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  <w:r w:rsidRPr="00A60490">
              <w:rPr>
                <w:rFonts w:ascii="Times New Roman" w:eastAsia="宋体" w:hAnsi="Times New Roman" w:cs="Times New Roman"/>
                <w:color w:val="0000FF"/>
                <w:kern w:val="0"/>
                <w:szCs w:val="21"/>
              </w:rPr>
              <w:t>void</w:t>
            </w:r>
            <w:r w:rsidRPr="00A6049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955080" w:rsidRPr="00C11E15" w14:paraId="53A65DD4" w14:textId="77777777" w:rsidTr="00814FFE">
        <w:tc>
          <w:tcPr>
            <w:tcW w:w="1271" w:type="dxa"/>
            <w:vAlign w:val="center"/>
          </w:tcPr>
          <w:p w14:paraId="5022C01D" w14:textId="77777777" w:rsidR="00955080" w:rsidRPr="00C11E15" w:rsidRDefault="00955080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11E15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0310554" w14:textId="77777777" w:rsidR="00955080" w:rsidRPr="00FA4D65" w:rsidRDefault="00955080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9550A">
              <w:rPr>
                <w:rFonts w:ascii="Times New Roman" w:eastAsia="宋体" w:hAnsi="Times New Roman" w:cs="Times New Roman"/>
                <w:szCs w:val="21"/>
                <w:rPrChange w:id="757" w:author="Lynne Deng 邓玲玲" w:date="2026-04-21T11:19:00Z" w16du:dateUtc="2026-04-21T03:19:00Z">
                  <w:rPr/>
                </w:rPrChange>
              </w:rPr>
              <w:t>vmppVersion</w:t>
            </w:r>
            <w:r w:rsidRPr="00FA4D6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指针</w:t>
            </w:r>
            <w:r w:rsidRPr="00FA4D65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失败返回</w:t>
            </w:r>
            <w:r w:rsidRPr="00FA4D65">
              <w:rPr>
                <w:rFonts w:ascii="Times New Roman" w:eastAsia="宋体" w:hAnsi="Times New Roman" w:cs="Times New Roman"/>
                <w:szCs w:val="21"/>
              </w:rPr>
              <w:t>NULL</w:t>
            </w:r>
          </w:p>
        </w:tc>
      </w:tr>
    </w:tbl>
    <w:p w14:paraId="79A64171" w14:textId="77777777" w:rsidR="003F1548" w:rsidRPr="00257186" w:rsidRDefault="003F1548" w:rsidP="003F1548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  <w:lang w:bidi="ar"/>
        </w:rPr>
      </w:pPr>
    </w:p>
    <w:p w14:paraId="4652AE50" w14:textId="46C7732E" w:rsidR="00B324EC" w:rsidRDefault="003F1548">
      <w:pPr>
        <w:rPr>
          <w:ins w:id="758" w:author="Lynne Deng 邓玲玲" w:date="2026-04-20T18:14:00Z" w16du:dateUtc="2026-04-20T10:14:00Z"/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AF351C2" w14:textId="0DCA71A4" w:rsidR="00FD7D00" w:rsidRPr="0013258D" w:rsidRDefault="00FD7D00" w:rsidP="0013258D">
      <w:pPr>
        <w:pStyle w:val="2"/>
        <w:numPr>
          <w:ilvl w:val="1"/>
          <w:numId w:val="1"/>
        </w:numPr>
        <w:rPr>
          <w:ins w:id="759" w:author="Lynne Deng 邓玲玲" w:date="2026-04-20T18:15:00Z" w16du:dateUtc="2026-04-20T10:15:00Z"/>
          <w:rFonts w:hint="eastAsia"/>
          <w:rPrChange w:id="760" w:author="Lynne Deng 邓玲玲" w:date="2026-04-20T18:15:00Z" w16du:dateUtc="2026-04-20T10:15:00Z">
            <w:rPr>
              <w:ins w:id="761" w:author="Lynne Deng 邓玲玲" w:date="2026-04-20T18:15:00Z" w16du:dateUtc="2026-04-20T10:15:00Z"/>
              <w:rFonts w:hint="eastAsia"/>
              <w:color w:val="4472C4" w:themeColor="accent1"/>
              <w:szCs w:val="21"/>
            </w:rPr>
          </w:rPrChange>
        </w:rPr>
      </w:pPr>
      <w:bookmarkStart w:id="762" w:name="_Toc227677568"/>
      <w:ins w:id="763" w:author="Lynne Deng 邓玲玲" w:date="2026-04-20T18:15:00Z">
        <w:r w:rsidRPr="00FD7D00">
          <w:t>vmppDecGetIdleDpbBufferCount</w:t>
        </w:r>
      </w:ins>
      <w:bookmarkEnd w:id="762"/>
    </w:p>
    <w:p w14:paraId="43947257" w14:textId="77777777" w:rsidR="00FD7D00" w:rsidRPr="00C11E15" w:rsidRDefault="00FD7D00" w:rsidP="00FD7D00">
      <w:pPr>
        <w:rPr>
          <w:ins w:id="764" w:author="Lynne Deng 邓玲玲" w:date="2026-04-20T18:15:00Z" w16du:dateUtc="2026-04-20T10:15:00Z"/>
          <w:rFonts w:ascii="Times New Roman" w:eastAsia="宋体" w:hAnsi="Times New Roman" w:cs="Times New Roman"/>
          <w:szCs w:val="21"/>
        </w:rPr>
      </w:pPr>
      <w:ins w:id="765" w:author="Lynne Deng 邓玲玲" w:date="2026-04-20T18:15:00Z" w16du:dateUtc="2026-04-20T10:15:00Z">
        <w:r w:rsidRPr="00C11E15">
          <w:rPr>
            <w:rFonts w:ascii="Times New Roman" w:eastAsia="宋体" w:hAnsi="Times New Roman" w:cs="Times New Roman"/>
            <w:szCs w:val="21"/>
          </w:rPr>
          <w:t>【描述】</w:t>
        </w:r>
      </w:ins>
    </w:p>
    <w:p w14:paraId="30F35EE7" w14:textId="2DB1AC7C" w:rsidR="00FD7D00" w:rsidRPr="00C11E15" w:rsidRDefault="00FD7D00" w:rsidP="00FD7D00">
      <w:pPr>
        <w:rPr>
          <w:ins w:id="766" w:author="Lynne Deng 邓玲玲" w:date="2026-04-20T18:15:00Z" w16du:dateUtc="2026-04-20T10:15:00Z"/>
          <w:rFonts w:ascii="Times New Roman" w:eastAsia="宋体" w:hAnsi="Times New Roman" w:cs="Times New Roman"/>
          <w:szCs w:val="21"/>
        </w:rPr>
      </w:pPr>
      <w:ins w:id="767" w:author="Lynne Deng 邓玲玲" w:date="2026-04-20T18:15:00Z" w16du:dateUtc="2026-04-20T10:15:00Z">
        <w:r>
          <w:rPr>
            <w:rFonts w:ascii="Times New Roman" w:eastAsia="宋体" w:hAnsi="Times New Roman" w:cs="Times New Roman" w:hint="eastAsia"/>
            <w:szCs w:val="21"/>
          </w:rPr>
          <w:t>获取</w:t>
        </w:r>
        <w:r w:rsidR="0013258D">
          <w:rPr>
            <w:rFonts w:ascii="Times New Roman" w:eastAsia="宋体" w:hAnsi="Times New Roman" w:cs="Times New Roman" w:hint="eastAsia"/>
            <w:szCs w:val="21"/>
          </w:rPr>
          <w:t>当前空闲</w:t>
        </w:r>
        <w:r w:rsidR="0013258D">
          <w:rPr>
            <w:rFonts w:ascii="Times New Roman" w:eastAsia="宋体" w:hAnsi="Times New Roman" w:cs="Times New Roman" w:hint="eastAsia"/>
            <w:szCs w:val="21"/>
          </w:rPr>
          <w:t>DPB buffer</w:t>
        </w:r>
        <w:r w:rsidR="0013258D">
          <w:rPr>
            <w:rFonts w:ascii="Times New Roman" w:eastAsia="宋体" w:hAnsi="Times New Roman" w:cs="Times New Roman" w:hint="eastAsia"/>
            <w:szCs w:val="21"/>
          </w:rPr>
          <w:t>数目</w:t>
        </w:r>
        <w:r w:rsidRPr="00C11E15">
          <w:rPr>
            <w:rFonts w:ascii="Times New Roman" w:eastAsia="宋体" w:hAnsi="Times New Roman" w:cs="Times New Roman"/>
            <w:szCs w:val="21"/>
          </w:rPr>
          <w:t>。</w:t>
        </w:r>
      </w:ins>
    </w:p>
    <w:p w14:paraId="038CA1F5" w14:textId="77777777" w:rsidR="00FD7D00" w:rsidRPr="00C11E15" w:rsidRDefault="00FD7D00" w:rsidP="00FD7D00">
      <w:pPr>
        <w:rPr>
          <w:ins w:id="768" w:author="Lynne Deng 邓玲玲" w:date="2026-04-20T18:15:00Z" w16du:dateUtc="2026-04-20T10:15:00Z"/>
          <w:rFonts w:ascii="Times New Roman" w:eastAsia="宋体" w:hAnsi="Times New Roman" w:cs="Times New Roman"/>
          <w:szCs w:val="21"/>
        </w:rPr>
      </w:pPr>
      <w:ins w:id="769" w:author="Lynne Deng 邓玲玲" w:date="2026-04-20T18:15:00Z" w16du:dateUtc="2026-04-20T10:15:00Z">
        <w:r w:rsidRPr="00C11E15">
          <w:rPr>
            <w:rFonts w:ascii="Times New Roman" w:eastAsia="宋体" w:hAnsi="Times New Roman" w:cs="Times New Roman"/>
            <w:szCs w:val="21"/>
          </w:rPr>
          <w:t>【语法】</w:t>
        </w:r>
      </w:ins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FD7D00" w:rsidRPr="00C11E15" w14:paraId="1AC36BBF" w14:textId="77777777" w:rsidTr="001D6CA9">
        <w:trPr>
          <w:ins w:id="770" w:author="Lynne Deng 邓玲玲" w:date="2026-04-20T18:15:00Z"/>
        </w:trPr>
        <w:tc>
          <w:tcPr>
            <w:tcW w:w="1271" w:type="dxa"/>
            <w:shd w:val="clear" w:color="auto" w:fill="auto"/>
            <w:vAlign w:val="center"/>
          </w:tcPr>
          <w:p w14:paraId="452DE5E8" w14:textId="77777777" w:rsidR="00FD7D00" w:rsidRPr="00C11E15" w:rsidRDefault="00FD7D00" w:rsidP="001D6CA9">
            <w:pPr>
              <w:rPr>
                <w:ins w:id="771" w:author="Lynne Deng 邓玲玲" w:date="2026-04-20T18:15:00Z" w16du:dateUtc="2026-04-20T10:15:00Z"/>
                <w:rFonts w:ascii="Times New Roman" w:eastAsia="宋体" w:hAnsi="Times New Roman" w:cs="Times New Roman"/>
                <w:szCs w:val="21"/>
              </w:rPr>
            </w:pPr>
            <w:ins w:id="772" w:author="Lynne Deng 邓玲玲" w:date="2026-04-20T18:15:00Z" w16du:dateUtc="2026-04-20T10:15:00Z">
              <w:r w:rsidRPr="00C11E15">
                <w:rPr>
                  <w:rFonts w:ascii="Times New Roman" w:eastAsia="宋体" w:hAnsi="Times New Roman" w:cs="Times New Roman"/>
                  <w:szCs w:val="21"/>
                </w:rPr>
                <w:t>Func</w:t>
              </w:r>
            </w:ins>
          </w:p>
        </w:tc>
        <w:tc>
          <w:tcPr>
            <w:tcW w:w="7025" w:type="dxa"/>
            <w:shd w:val="clear" w:color="auto" w:fill="auto"/>
          </w:tcPr>
          <w:p w14:paraId="0CD9CE13" w14:textId="07D5F958" w:rsidR="00FD7D00" w:rsidRPr="0013258D" w:rsidRDefault="00FD7D00" w:rsidP="001D6CA9">
            <w:pPr>
              <w:widowControl/>
              <w:shd w:val="clear" w:color="auto" w:fill="FFFFFF"/>
              <w:spacing w:line="300" w:lineRule="atLeast"/>
              <w:jc w:val="left"/>
              <w:rPr>
                <w:ins w:id="773" w:author="Lynne Deng 邓玲玲" w:date="2026-04-20T18:15:00Z" w16du:dateUtc="2026-04-20T10:15:00Z"/>
                <w:rFonts w:ascii="Times New Roman" w:eastAsia="宋体" w:hAnsi="Times New Roman" w:cs="Times New Roman"/>
                <w:color w:val="2B91AF"/>
                <w:kern w:val="0"/>
                <w:szCs w:val="21"/>
                <w:rPrChange w:id="774" w:author="Lynne Deng 邓玲玲" w:date="2026-04-20T18:16:00Z" w16du:dateUtc="2026-04-20T10:16:00Z">
                  <w:rPr>
                    <w:ins w:id="775" w:author="Lynne Deng 邓玲玲" w:date="2026-04-20T18:15:00Z" w16du:dateUtc="2026-04-20T10:15:00Z"/>
                    <w:rFonts w:ascii="Times New Roman" w:eastAsia="宋体" w:hAnsi="Times New Roman" w:cs="Times New Roman"/>
                    <w:color w:val="000000"/>
                    <w:kern w:val="0"/>
                    <w:szCs w:val="21"/>
                  </w:rPr>
                </w:rPrChange>
              </w:rPr>
            </w:pPr>
            <w:ins w:id="776" w:author="Lynne Deng 邓玲玲" w:date="2026-04-20T18:15:00Z" w16du:dateUtc="2026-04-20T10:15:00Z">
              <w:r w:rsidRPr="00955080">
                <w:rPr>
                  <w:rFonts w:ascii="Times New Roman" w:eastAsia="宋体" w:hAnsi="Times New Roman" w:cs="Times New Roman"/>
                  <w:color w:val="2B91AF"/>
                  <w:kern w:val="0"/>
                  <w:szCs w:val="21"/>
                </w:rPr>
                <w:t>int32_t</w:t>
              </w:r>
              <w:r w:rsidRPr="00955080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 xml:space="preserve"> </w:t>
              </w:r>
            </w:ins>
            <w:ins w:id="777" w:author="Lynne Deng 邓玲玲" w:date="2026-04-20T18:15:00Z">
              <w:r w:rsidR="0013258D" w:rsidRPr="0013258D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vmppDecGetIdleDpbBufferCount</w:t>
              </w:r>
            </w:ins>
            <w:ins w:id="778" w:author="Lynne Deng 邓玲玲" w:date="2026-04-20T18:15:00Z" w16du:dateUtc="2026-04-20T10:15:00Z">
              <w:r w:rsidRPr="00955080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(</w:t>
              </w:r>
            </w:ins>
            <w:ins w:id="779" w:author="Lynne Deng 邓玲玲" w:date="2026-04-20T18:16:00Z">
              <w:r w:rsidR="0013258D" w:rsidRPr="0013258D">
                <w:rPr>
                  <w:rFonts w:ascii="Times New Roman" w:eastAsia="宋体" w:hAnsi="Times New Roman" w:cs="Times New Roman"/>
                  <w:color w:val="2B91AF"/>
                  <w:kern w:val="0"/>
                  <w:szCs w:val="21"/>
                </w:rPr>
                <w:t>vmppChannel</w:t>
              </w:r>
            </w:ins>
            <w:ins w:id="780" w:author="Lynne Deng 邓玲玲" w:date="2026-04-20T18:16:00Z" w16du:dateUtc="2026-04-20T10:16:00Z">
              <w:r w:rsidR="0013258D">
                <w:rPr>
                  <w:rFonts w:ascii="Times New Roman" w:eastAsia="宋体" w:hAnsi="Times New Roman" w:cs="Times New Roman" w:hint="eastAsia"/>
                  <w:color w:val="2B91AF"/>
                  <w:kern w:val="0"/>
                  <w:szCs w:val="21"/>
                </w:rPr>
                <w:t xml:space="preserve"> </w:t>
              </w:r>
              <w:r w:rsidR="0013258D">
                <w:rPr>
                  <w:rFonts w:ascii="Times New Roman" w:eastAsia="宋体" w:hAnsi="Times New Roman" w:cs="Times New Roman" w:hint="eastAsia"/>
                  <w:color w:val="808080"/>
                  <w:kern w:val="0"/>
                  <w:szCs w:val="21"/>
                </w:rPr>
                <w:t>chn</w:t>
              </w:r>
            </w:ins>
            <w:ins w:id="781" w:author="Lynne Deng 邓玲玲" w:date="2026-04-20T18:15:00Z" w16du:dateUtc="2026-04-20T10:15:00Z">
              <w:r w:rsidRPr="00955080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)</w:t>
              </w:r>
            </w:ins>
          </w:p>
        </w:tc>
      </w:tr>
      <w:tr w:rsidR="00FD7D00" w:rsidRPr="00C11E15" w14:paraId="3F1018D7" w14:textId="77777777" w:rsidTr="001D6CA9">
        <w:trPr>
          <w:ins w:id="782" w:author="Lynne Deng 邓玲玲" w:date="2026-04-20T18:15:00Z"/>
        </w:trPr>
        <w:tc>
          <w:tcPr>
            <w:tcW w:w="1271" w:type="dxa"/>
            <w:vAlign w:val="center"/>
          </w:tcPr>
          <w:p w14:paraId="560944BE" w14:textId="77777777" w:rsidR="00FD7D00" w:rsidRPr="00CE44AD" w:rsidRDefault="00FD7D00" w:rsidP="001D6CA9">
            <w:pPr>
              <w:rPr>
                <w:ins w:id="783" w:author="Lynne Deng 邓玲玲" w:date="2026-04-20T18:15:00Z" w16du:dateUtc="2026-04-20T10:15:00Z"/>
                <w:rFonts w:ascii="Times New Roman" w:eastAsia="宋体" w:hAnsi="Times New Roman" w:cs="Times New Roman"/>
                <w:szCs w:val="21"/>
              </w:rPr>
            </w:pPr>
            <w:ins w:id="784" w:author="Lynne Deng 邓玲玲" w:date="2026-04-20T18:15:00Z" w16du:dateUtc="2026-04-20T10:15:00Z">
              <w:r w:rsidRPr="00CE44AD">
                <w:rPr>
                  <w:rFonts w:ascii="Times New Roman" w:eastAsia="宋体" w:hAnsi="Times New Roman" w:cs="Times New Roman"/>
                  <w:szCs w:val="21"/>
                </w:rPr>
                <w:t>Params</w:t>
              </w:r>
            </w:ins>
          </w:p>
        </w:tc>
        <w:tc>
          <w:tcPr>
            <w:tcW w:w="7025" w:type="dxa"/>
          </w:tcPr>
          <w:p w14:paraId="3C9F1C5E" w14:textId="12786FF7" w:rsidR="00FD7D00" w:rsidRPr="00CE44AD" w:rsidRDefault="00F2478C" w:rsidP="001D6CA9">
            <w:pPr>
              <w:rPr>
                <w:ins w:id="785" w:author="Lynne Deng 邓玲玲" w:date="2026-04-20T18:15:00Z" w16du:dateUtc="2026-04-20T10:15:00Z"/>
                <w:rFonts w:ascii="Times New Roman" w:hAnsi="Times New Roman" w:cs="Times New Roman"/>
              </w:rPr>
            </w:pPr>
            <w:ins w:id="786" w:author="Lynne Deng 邓玲玲" w:date="2026-04-20T18:16:00Z" w16du:dateUtc="2026-04-20T10:16:00Z">
              <w:r w:rsidRPr="0099550A">
                <w:rPr>
                  <w:rFonts w:ascii="Times New Roman" w:eastAsia="宋体" w:hAnsi="Times New Roman" w:cs="Times New Roman" w:hint="eastAsia"/>
                  <w:szCs w:val="21"/>
                  <w:rPrChange w:id="787" w:author="Lynne Deng 邓玲玲" w:date="2026-04-21T11:19:00Z" w16du:dateUtc="2026-04-21T03:19:00Z">
                    <w:rPr>
                      <w:rFonts w:ascii="Times New Roman" w:hAnsi="Times New Roman" w:cs="Times New Roman" w:hint="eastAsia"/>
                    </w:rPr>
                  </w:rPrChange>
                </w:rPr>
                <w:t>chn</w:t>
              </w:r>
            </w:ins>
            <w:ins w:id="788" w:author="Lynne Deng 邓玲玲" w:date="2026-04-20T18:15:00Z" w16du:dateUtc="2026-04-20T10:15:00Z">
              <w:r w:rsidR="00FD7D00" w:rsidRPr="0099550A">
                <w:rPr>
                  <w:rFonts w:ascii="Times New Roman" w:eastAsia="宋体" w:hAnsi="Times New Roman" w:cs="Times New Roman"/>
                  <w:szCs w:val="21"/>
                  <w:rPrChange w:id="789" w:author="Lynne Deng 邓玲玲" w:date="2026-04-21T11:19:00Z" w16du:dateUtc="2026-04-21T03:19:00Z">
                    <w:rPr>
                      <w:rFonts w:ascii="Times New Roman" w:hAnsi="Times New Roman" w:cs="Times New Roman"/>
                    </w:rPr>
                  </w:rPrChange>
                </w:rPr>
                <w:t xml:space="preserve">: </w:t>
              </w:r>
            </w:ins>
            <w:ins w:id="790" w:author="Lynne Deng 邓玲玲" w:date="2026-04-20T18:16:00Z" w16du:dateUtc="2026-04-20T10:16:00Z">
              <w:r w:rsidRPr="00CD60CF">
                <w:rPr>
                  <w:rFonts w:ascii="Times New Roman" w:eastAsia="宋体" w:hAnsi="Times New Roman" w:cs="Times New Roman"/>
                  <w:szCs w:val="21"/>
                </w:rPr>
                <w:t>解码通道</w:t>
              </w:r>
              <w:r w:rsidRPr="00CD60CF">
                <w:rPr>
                  <w:rFonts w:ascii="Times New Roman" w:eastAsia="宋体" w:hAnsi="Times New Roman" w:cs="Times New Roman"/>
                  <w:szCs w:val="21"/>
                </w:rPr>
                <w:t>instance</w:t>
              </w:r>
            </w:ins>
          </w:p>
        </w:tc>
      </w:tr>
      <w:tr w:rsidR="00FD7D00" w:rsidRPr="00C11E15" w14:paraId="0A5D4707" w14:textId="77777777" w:rsidTr="001D6CA9">
        <w:trPr>
          <w:ins w:id="791" w:author="Lynne Deng 邓玲玲" w:date="2026-04-20T18:15:00Z"/>
        </w:trPr>
        <w:tc>
          <w:tcPr>
            <w:tcW w:w="1271" w:type="dxa"/>
            <w:vAlign w:val="center"/>
          </w:tcPr>
          <w:p w14:paraId="6795D003" w14:textId="77777777" w:rsidR="00FD7D00" w:rsidRPr="00CE44AD" w:rsidRDefault="00FD7D00" w:rsidP="001D6CA9">
            <w:pPr>
              <w:rPr>
                <w:ins w:id="792" w:author="Lynne Deng 邓玲玲" w:date="2026-04-20T18:15:00Z" w16du:dateUtc="2026-04-20T10:15:00Z"/>
                <w:rFonts w:ascii="Times New Roman" w:eastAsia="宋体" w:hAnsi="Times New Roman" w:cs="Times New Roman"/>
                <w:szCs w:val="21"/>
              </w:rPr>
            </w:pPr>
            <w:ins w:id="793" w:author="Lynne Deng 邓玲玲" w:date="2026-04-20T18:15:00Z" w16du:dateUtc="2026-04-20T10:15:00Z">
              <w:r w:rsidRPr="00CE44AD">
                <w:rPr>
                  <w:rFonts w:ascii="Times New Roman" w:eastAsia="宋体" w:hAnsi="Times New Roman" w:cs="Times New Roman"/>
                  <w:szCs w:val="21"/>
                </w:rPr>
                <w:t>Return</w:t>
              </w:r>
            </w:ins>
          </w:p>
        </w:tc>
        <w:tc>
          <w:tcPr>
            <w:tcW w:w="7025" w:type="dxa"/>
          </w:tcPr>
          <w:p w14:paraId="7959F01B" w14:textId="670B5139" w:rsidR="00FD7D00" w:rsidRPr="00CE44AD" w:rsidRDefault="00AD19DB" w:rsidP="001D6CA9">
            <w:pPr>
              <w:rPr>
                <w:ins w:id="794" w:author="Lynne Deng 邓玲玲" w:date="2026-04-20T18:15:00Z" w16du:dateUtc="2026-04-20T10:15:00Z"/>
                <w:rFonts w:ascii="Times New Roman" w:eastAsia="宋体" w:hAnsi="Times New Roman" w:cs="Times New Roman"/>
                <w:szCs w:val="21"/>
              </w:rPr>
            </w:pPr>
            <w:ins w:id="795" w:author="Lynne Deng 邓玲玲" w:date="2026-04-20T18:16:00Z" w16du:dateUtc="2026-04-20T10:16:00Z">
              <w:r>
                <w:rPr>
                  <w:rFonts w:ascii="Times New Roman" w:eastAsia="宋体" w:hAnsi="Times New Roman" w:cs="Times New Roman" w:hint="eastAsia"/>
                  <w:szCs w:val="21"/>
                </w:rPr>
                <w:t>返回当前空闲</w:t>
              </w:r>
              <w:r>
                <w:rPr>
                  <w:rFonts w:ascii="Times New Roman" w:eastAsia="宋体" w:hAnsi="Times New Roman" w:cs="Times New Roman" w:hint="eastAsia"/>
                  <w:szCs w:val="21"/>
                </w:rPr>
                <w:t>DPB buffer</w:t>
              </w:r>
              <w:r>
                <w:rPr>
                  <w:rFonts w:ascii="Times New Roman" w:eastAsia="宋体" w:hAnsi="Times New Roman" w:cs="Times New Roman" w:hint="eastAsia"/>
                  <w:szCs w:val="21"/>
                </w:rPr>
                <w:t>数</w:t>
              </w:r>
              <w:r w:rsidR="00F2478C">
                <w:rPr>
                  <w:rFonts w:ascii="Times New Roman" w:eastAsia="宋体" w:hAnsi="Times New Roman" w:cs="Times New Roman" w:hint="eastAsia"/>
                  <w:szCs w:val="21"/>
                </w:rPr>
                <w:t>目</w:t>
              </w:r>
            </w:ins>
          </w:p>
        </w:tc>
      </w:tr>
    </w:tbl>
    <w:p w14:paraId="60D472C5" w14:textId="77777777" w:rsidR="00FD7D00" w:rsidRDefault="00FD7D00">
      <w:pPr>
        <w:rPr>
          <w:ins w:id="796" w:author="Lynne Deng 邓玲玲" w:date="2026-04-20T18:17:00Z" w16du:dateUtc="2026-04-20T10:17:00Z"/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</w:p>
    <w:p w14:paraId="764EF1EC" w14:textId="73C2176F" w:rsidR="00353251" w:rsidRDefault="00353251">
      <w:pPr>
        <w:rPr>
          <w:ins w:id="797" w:author="Lynne Deng 邓玲玲" w:date="2026-04-20T18:22:00Z" w16du:dateUtc="2026-04-20T10:22:00Z"/>
          <w:rFonts w:hint="eastAsia"/>
          <w:color w:val="8EAADB" w:themeColor="accent1" w:themeTint="99"/>
          <w:sz w:val="18"/>
          <w:szCs w:val="18"/>
        </w:rPr>
      </w:pPr>
      <w:ins w:id="798" w:author="Lynne Deng 邓玲玲" w:date="2026-04-20T18:17:00Z" w16du:dateUtc="2026-04-20T10:17:00Z">
        <w:r>
          <w:rPr>
            <w:rFonts w:hint="eastAsia"/>
            <w:color w:val="8EAADB" w:themeColor="accent1" w:themeTint="99"/>
            <w:sz w:val="18"/>
            <w:szCs w:val="18"/>
          </w:rPr>
          <w:t>-------------------------------------------------------------------------------------------</w:t>
        </w:r>
      </w:ins>
    </w:p>
    <w:p w14:paraId="261843C8" w14:textId="760F0110" w:rsidR="006726F1" w:rsidRPr="00BE47D9" w:rsidRDefault="006726F1" w:rsidP="006726F1">
      <w:pPr>
        <w:pStyle w:val="2"/>
        <w:numPr>
          <w:ilvl w:val="1"/>
          <w:numId w:val="1"/>
        </w:numPr>
        <w:rPr>
          <w:ins w:id="799" w:author="Lynne Deng 邓玲玲" w:date="2026-04-20T18:22:00Z" w16du:dateUtc="2026-04-20T10:22:00Z"/>
          <w:rFonts w:hint="eastAsia"/>
        </w:rPr>
      </w:pPr>
      <w:bookmarkStart w:id="800" w:name="_Toc227598723"/>
      <w:bookmarkStart w:id="801" w:name="OLE_LINK3"/>
      <w:bookmarkStart w:id="802" w:name="_Toc227677569"/>
      <w:ins w:id="803" w:author="Lynne Deng 邓玲玲" w:date="2026-04-20T18:22:00Z" w16du:dateUtc="2026-04-20T10:22:00Z">
        <w:r w:rsidRPr="000F111A">
          <w:t>vmpp</w:t>
        </w:r>
        <w:r>
          <w:rPr>
            <w:rFonts w:hint="eastAsia"/>
          </w:rPr>
          <w:t>De</w:t>
        </w:r>
        <w:r w:rsidRPr="000F111A">
          <w:t>cQueryIdleDie</w:t>
        </w:r>
        <w:bookmarkEnd w:id="800"/>
        <w:bookmarkEnd w:id="802"/>
      </w:ins>
    </w:p>
    <w:p w14:paraId="0BED24EE" w14:textId="77777777" w:rsidR="006726F1" w:rsidRDefault="006726F1" w:rsidP="006726F1">
      <w:pPr>
        <w:rPr>
          <w:ins w:id="804" w:author="Lynne Deng 邓玲玲" w:date="2026-04-20T18:22:00Z" w16du:dateUtc="2026-04-20T10:22:00Z"/>
          <w:rFonts w:ascii="Times New Roman" w:hAnsi="Times New Roman" w:cs="Times New Roman"/>
          <w:szCs w:val="21"/>
        </w:rPr>
      </w:pPr>
      <w:ins w:id="805" w:author="Lynne Deng 邓玲玲" w:date="2026-04-20T18:22:00Z" w16du:dateUtc="2026-04-20T10:22:00Z">
        <w:r>
          <w:rPr>
            <w:rFonts w:ascii="Times New Roman" w:hAnsi="Times New Roman" w:cs="Times New Roman"/>
            <w:szCs w:val="21"/>
          </w:rPr>
          <w:t>【描述】</w:t>
        </w:r>
      </w:ins>
    </w:p>
    <w:p w14:paraId="23AE66B3" w14:textId="77777777" w:rsidR="006726F1" w:rsidRDefault="006726F1" w:rsidP="006726F1">
      <w:pPr>
        <w:rPr>
          <w:ins w:id="806" w:author="Lynne Deng 邓玲玲" w:date="2026-04-20T18:22:00Z" w16du:dateUtc="2026-04-20T10:22:00Z"/>
          <w:rFonts w:ascii="Times New Roman" w:hAnsi="Times New Roman" w:cs="Times New Roman"/>
          <w:szCs w:val="21"/>
        </w:rPr>
      </w:pPr>
      <w:ins w:id="807" w:author="Lynne Deng 邓玲玲" w:date="2026-04-20T18:22:00Z" w16du:dateUtc="2026-04-20T10:22:00Z">
        <w:r>
          <w:rPr>
            <w:rFonts w:ascii="Times New Roman" w:hAnsi="Times New Roman" w:cs="Times New Roman" w:hint="eastAsia"/>
            <w:szCs w:val="21"/>
          </w:rPr>
          <w:t>查询空闲</w:t>
        </w:r>
        <w:r>
          <w:rPr>
            <w:rFonts w:ascii="Times New Roman" w:hAnsi="Times New Roman" w:cs="Times New Roman" w:hint="eastAsia"/>
            <w:szCs w:val="21"/>
          </w:rPr>
          <w:t>Die</w:t>
        </w:r>
      </w:ins>
    </w:p>
    <w:p w14:paraId="74A6A941" w14:textId="77777777" w:rsidR="006726F1" w:rsidRDefault="006726F1" w:rsidP="006726F1">
      <w:pPr>
        <w:rPr>
          <w:ins w:id="808" w:author="Lynne Deng 邓玲玲" w:date="2026-04-20T18:22:00Z" w16du:dateUtc="2026-04-20T10:22:00Z"/>
          <w:rFonts w:ascii="Times New Roman" w:hAnsi="Times New Roman" w:cs="Times New Roman"/>
          <w:szCs w:val="21"/>
        </w:rPr>
      </w:pPr>
      <w:ins w:id="809" w:author="Lynne Deng 邓玲玲" w:date="2026-04-20T18:22:00Z" w16du:dateUtc="2026-04-20T10:22:00Z">
        <w:r>
          <w:rPr>
            <w:rFonts w:ascii="Times New Roman" w:hAnsi="Times New Roman" w:cs="Times New Roman"/>
            <w:szCs w:val="21"/>
          </w:rPr>
          <w:t>【语法】</w:t>
        </w:r>
      </w:ins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726F1" w14:paraId="0FDA1B00" w14:textId="77777777" w:rsidTr="001D6CA9">
        <w:trPr>
          <w:ins w:id="810" w:author="Lynne Deng 邓玲玲" w:date="2026-04-20T18:22:00Z"/>
        </w:trPr>
        <w:tc>
          <w:tcPr>
            <w:tcW w:w="1271" w:type="dxa"/>
            <w:shd w:val="clear" w:color="auto" w:fill="auto"/>
            <w:vAlign w:val="center"/>
          </w:tcPr>
          <w:p w14:paraId="38B826B6" w14:textId="77777777" w:rsidR="006726F1" w:rsidRDefault="006726F1" w:rsidP="001D6CA9">
            <w:pPr>
              <w:rPr>
                <w:ins w:id="811" w:author="Lynne Deng 邓玲玲" w:date="2026-04-20T18:22:00Z" w16du:dateUtc="2026-04-20T10:22:00Z"/>
                <w:rFonts w:ascii="Times New Roman" w:hAnsi="Times New Roman" w:cs="Times New Roman"/>
                <w:szCs w:val="21"/>
              </w:rPr>
            </w:pPr>
            <w:ins w:id="812" w:author="Lynne Deng 邓玲玲" w:date="2026-04-20T18:22:00Z" w16du:dateUtc="2026-04-20T10:22:00Z">
              <w:r>
                <w:rPr>
                  <w:rFonts w:ascii="Times New Roman" w:hAnsi="Times New Roman" w:cs="Times New Roman"/>
                  <w:szCs w:val="21"/>
                </w:rPr>
                <w:t>Func</w:t>
              </w:r>
            </w:ins>
          </w:p>
        </w:tc>
        <w:tc>
          <w:tcPr>
            <w:tcW w:w="7025" w:type="dxa"/>
            <w:shd w:val="clear" w:color="auto" w:fill="auto"/>
          </w:tcPr>
          <w:p w14:paraId="0BB1F6F3" w14:textId="5D7ED1B6" w:rsidR="006726F1" w:rsidRDefault="006726F1" w:rsidP="001D6CA9">
            <w:pPr>
              <w:shd w:val="clear" w:color="auto" w:fill="FFFFFF"/>
              <w:spacing w:line="300" w:lineRule="atLeast"/>
              <w:rPr>
                <w:ins w:id="813" w:author="Lynne Deng 邓玲玲" w:date="2026-04-20T18:22:00Z" w16du:dateUtc="2026-04-20T10:22:00Z"/>
                <w:rFonts w:ascii="Times New Roman" w:hAnsi="Times New Roman" w:cs="Times New Roman"/>
                <w:szCs w:val="21"/>
              </w:rPr>
            </w:pPr>
            <w:ins w:id="814" w:author="Lynne Deng 邓玲玲" w:date="2026-04-20T18:22:00Z" w16du:dateUtc="2026-04-20T10:22:00Z">
              <w:r w:rsidRPr="00910545">
                <w:rPr>
                  <w:rFonts w:ascii="Times New Roman" w:hAnsi="Times New Roman" w:cs="Times New Roman"/>
                  <w:color w:val="2B91AF"/>
                  <w:szCs w:val="21"/>
                </w:rPr>
                <w:t xml:space="preserve">int32_t </w:t>
              </w:r>
              <w:r w:rsidRPr="001D6CA9">
                <w:rPr>
                  <w:rFonts w:ascii="Times New Roman" w:hAnsi="Times New Roman" w:cs="Times New Roman"/>
                  <w:szCs w:val="21"/>
                </w:rPr>
                <w:t>vmpp</w:t>
              </w:r>
              <w:r w:rsidR="00951FBC">
                <w:rPr>
                  <w:rFonts w:ascii="Times New Roman" w:hAnsi="Times New Roman" w:cs="Times New Roman" w:hint="eastAsia"/>
                  <w:szCs w:val="21"/>
                </w:rPr>
                <w:t>De</w:t>
              </w:r>
              <w:r w:rsidRPr="001D6CA9">
                <w:rPr>
                  <w:rFonts w:ascii="Times New Roman" w:hAnsi="Times New Roman" w:cs="Times New Roman"/>
                  <w:szCs w:val="21"/>
                </w:rPr>
                <w:t>cQueryIdleDie(</w:t>
              </w:r>
            </w:ins>
          </w:p>
          <w:p w14:paraId="455B9228" w14:textId="77777777" w:rsidR="006726F1" w:rsidRDefault="006726F1" w:rsidP="001D6CA9">
            <w:pPr>
              <w:shd w:val="clear" w:color="auto" w:fill="FFFFFF"/>
              <w:spacing w:line="300" w:lineRule="atLeast"/>
              <w:ind w:firstLineChars="400" w:firstLine="840"/>
              <w:rPr>
                <w:ins w:id="815" w:author="Lynne Deng 邓玲玲" w:date="2026-04-20T18:22:00Z" w16du:dateUtc="2026-04-20T10:22:00Z"/>
                <w:rFonts w:ascii="Times New Roman" w:hAnsi="Times New Roman" w:cs="Times New Roman"/>
                <w:szCs w:val="21"/>
              </w:rPr>
            </w:pPr>
            <w:ins w:id="816" w:author="Lynne Deng 邓玲玲" w:date="2026-04-20T18:22:00Z" w16du:dateUtc="2026-04-20T10:22:00Z">
              <w:r w:rsidRPr="00910545">
                <w:rPr>
                  <w:rFonts w:ascii="Times New Roman" w:hAnsi="Times New Roman" w:cs="Times New Roman"/>
                  <w:color w:val="2B91AF"/>
                  <w:szCs w:val="21"/>
                </w:rPr>
                <w:t xml:space="preserve">int </w:t>
              </w:r>
              <w:r w:rsidRPr="001D6CA9">
                <w:rPr>
                  <w:rFonts w:ascii="Times New Roman" w:hAnsi="Times New Roman" w:cs="Times New Roman"/>
                  <w:szCs w:val="21"/>
                </w:rPr>
                <w:t xml:space="preserve">weight, </w:t>
              </w:r>
            </w:ins>
          </w:p>
          <w:p w14:paraId="6502E61D" w14:textId="77777777" w:rsidR="006726F1" w:rsidRDefault="006726F1" w:rsidP="001D6CA9">
            <w:pPr>
              <w:shd w:val="clear" w:color="auto" w:fill="FFFFFF"/>
              <w:spacing w:line="300" w:lineRule="atLeast"/>
              <w:ind w:firstLineChars="400" w:firstLine="840"/>
              <w:rPr>
                <w:ins w:id="817" w:author="Lynne Deng 邓玲玲" w:date="2026-04-20T18:22:00Z" w16du:dateUtc="2026-04-20T10:22:00Z"/>
                <w:rFonts w:ascii="Times New Roman" w:hAnsi="Times New Roman" w:cs="Times New Roman"/>
                <w:szCs w:val="21"/>
              </w:rPr>
            </w:pPr>
            <w:ins w:id="818" w:author="Lynne Deng 邓玲玲" w:date="2026-04-20T18:22:00Z" w16du:dateUtc="2026-04-20T10:22:00Z">
              <w:r w:rsidRPr="00910545">
                <w:rPr>
                  <w:rFonts w:ascii="Times New Roman" w:hAnsi="Times New Roman" w:cs="Times New Roman"/>
                  <w:color w:val="2B91AF"/>
                  <w:szCs w:val="21"/>
                </w:rPr>
                <w:t xml:space="preserve">char </w:t>
              </w:r>
              <w:r w:rsidRPr="001D6CA9">
                <w:rPr>
                  <w:rFonts w:ascii="Times New Roman" w:hAnsi="Times New Roman" w:cs="Times New Roman"/>
                  <w:szCs w:val="21"/>
                </w:rPr>
                <w:t>*device,</w:t>
              </w:r>
            </w:ins>
          </w:p>
          <w:p w14:paraId="3B42E1B8" w14:textId="77777777" w:rsidR="006726F1" w:rsidRPr="001D6CA9" w:rsidRDefault="006726F1" w:rsidP="001D6CA9">
            <w:pPr>
              <w:shd w:val="clear" w:color="auto" w:fill="FFFFFF"/>
              <w:spacing w:line="300" w:lineRule="atLeast"/>
              <w:ind w:firstLineChars="400" w:firstLine="840"/>
              <w:rPr>
                <w:ins w:id="819" w:author="Lynne Deng 邓玲玲" w:date="2026-04-20T18:22:00Z" w16du:dateUtc="2026-04-20T10:22:00Z"/>
                <w:rFonts w:ascii="Times New Roman" w:hAnsi="Times New Roman" w:cs="Times New Roman"/>
                <w:szCs w:val="21"/>
              </w:rPr>
            </w:pPr>
            <w:ins w:id="820" w:author="Lynne Deng 邓玲玲" w:date="2026-04-20T18:22:00Z" w16du:dateUtc="2026-04-20T10:22:00Z">
              <w:r w:rsidRPr="00910545">
                <w:rPr>
                  <w:rFonts w:ascii="Times New Roman" w:hAnsi="Times New Roman" w:cs="Times New Roman"/>
                  <w:color w:val="2B91AF"/>
                  <w:szCs w:val="21"/>
                </w:rPr>
                <w:t xml:space="preserve">int </w:t>
              </w:r>
              <w:r w:rsidRPr="001D6CA9">
                <w:rPr>
                  <w:rFonts w:ascii="Times New Roman" w:hAnsi="Times New Roman" w:cs="Times New Roman"/>
                  <w:szCs w:val="21"/>
                </w:rPr>
                <w:t>flagSpecifyDie)</w:t>
              </w:r>
            </w:ins>
          </w:p>
        </w:tc>
      </w:tr>
      <w:tr w:rsidR="006726F1" w14:paraId="1ED05C47" w14:textId="77777777" w:rsidTr="001D6CA9">
        <w:trPr>
          <w:ins w:id="821" w:author="Lynne Deng 邓玲玲" w:date="2026-04-20T18:22:00Z"/>
        </w:trPr>
        <w:tc>
          <w:tcPr>
            <w:tcW w:w="1271" w:type="dxa"/>
            <w:vMerge w:val="restart"/>
            <w:shd w:val="clear" w:color="auto" w:fill="auto"/>
            <w:vAlign w:val="center"/>
          </w:tcPr>
          <w:p w14:paraId="3D4A8998" w14:textId="77777777" w:rsidR="006726F1" w:rsidRPr="006E5301" w:rsidRDefault="006726F1" w:rsidP="001D6CA9">
            <w:pPr>
              <w:rPr>
                <w:ins w:id="822" w:author="Lynne Deng 邓玲玲" w:date="2026-04-20T18:22:00Z" w16du:dateUtc="2026-04-20T10:22:00Z"/>
                <w:rFonts w:ascii="Times New Roman" w:eastAsia="宋体" w:hAnsi="Times New Roman" w:cs="Times New Roman"/>
                <w:szCs w:val="21"/>
                <w:rPrChange w:id="823" w:author="Lynne Deng 邓玲玲" w:date="2026-04-21T11:20:00Z" w16du:dateUtc="2026-04-21T03:20:00Z">
                  <w:rPr>
                    <w:ins w:id="824" w:author="Lynne Deng 邓玲玲" w:date="2026-04-20T18:22:00Z" w16du:dateUtc="2026-04-20T10:22:00Z"/>
                    <w:rFonts w:ascii="Times New Roman" w:hAnsi="Times New Roman" w:cs="Times New Roman"/>
                    <w:szCs w:val="21"/>
                  </w:rPr>
                </w:rPrChange>
              </w:rPr>
            </w:pPr>
            <w:ins w:id="825" w:author="Lynne Deng 邓玲玲" w:date="2026-04-20T18:22:00Z" w16du:dateUtc="2026-04-20T10:22:00Z">
              <w:r w:rsidRPr="006E5301">
                <w:rPr>
                  <w:rFonts w:ascii="Times New Roman" w:eastAsia="宋体" w:hAnsi="Times New Roman" w:cs="Times New Roman"/>
                  <w:szCs w:val="21"/>
                  <w:rPrChange w:id="826" w:author="Lynne Deng 邓玲玲" w:date="2026-04-21T11:20:00Z" w16du:dateUtc="2026-04-21T03:20:00Z">
                    <w:rPr>
                      <w:rFonts w:ascii="Times New Roman" w:hAnsi="Times New Roman" w:cs="Times New Roman"/>
                      <w:szCs w:val="21"/>
                    </w:rPr>
                  </w:rPrChange>
                </w:rPr>
                <w:t>Params</w:t>
              </w:r>
            </w:ins>
          </w:p>
        </w:tc>
        <w:tc>
          <w:tcPr>
            <w:tcW w:w="7025" w:type="dxa"/>
            <w:shd w:val="clear" w:color="auto" w:fill="auto"/>
          </w:tcPr>
          <w:p w14:paraId="6F8D67B4" w14:textId="77777777" w:rsidR="006726F1" w:rsidRPr="006E5301" w:rsidRDefault="006726F1" w:rsidP="001D6CA9">
            <w:pPr>
              <w:shd w:val="clear" w:color="auto" w:fill="FFFFFF"/>
              <w:spacing w:line="300" w:lineRule="atLeast"/>
              <w:rPr>
                <w:ins w:id="827" w:author="Lynne Deng 邓玲玲" w:date="2026-04-20T18:22:00Z" w16du:dateUtc="2026-04-20T10:22:00Z"/>
                <w:rFonts w:ascii="Times New Roman" w:eastAsia="宋体" w:hAnsi="Times New Roman" w:cs="Times New Roman"/>
                <w:szCs w:val="21"/>
                <w:rPrChange w:id="828" w:author="Lynne Deng 邓玲玲" w:date="2026-04-21T11:20:00Z" w16du:dateUtc="2026-04-21T03:20:00Z">
                  <w:rPr>
                    <w:ins w:id="829" w:author="Lynne Deng 邓玲玲" w:date="2026-04-20T18:22:00Z" w16du:dateUtc="2026-04-20T10:22:00Z"/>
                    <w:rFonts w:ascii="Times New Roman" w:hAnsi="Times New Roman" w:cs="Times New Roman"/>
                    <w:color w:val="2B91AF"/>
                    <w:szCs w:val="21"/>
                  </w:rPr>
                </w:rPrChange>
              </w:rPr>
            </w:pPr>
            <w:ins w:id="830" w:author="Lynne Deng 邓玲玲" w:date="2026-04-20T18:22:00Z" w16du:dateUtc="2026-04-20T10:22:00Z"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31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weight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32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：编码进程权重</w:t>
              </w:r>
            </w:ins>
          </w:p>
        </w:tc>
      </w:tr>
      <w:tr w:rsidR="006726F1" w14:paraId="5A072C10" w14:textId="77777777" w:rsidTr="001D6CA9">
        <w:trPr>
          <w:ins w:id="833" w:author="Lynne Deng 邓玲玲" w:date="2026-04-20T18:22:00Z"/>
        </w:trPr>
        <w:tc>
          <w:tcPr>
            <w:tcW w:w="1271" w:type="dxa"/>
            <w:vMerge/>
            <w:shd w:val="clear" w:color="auto" w:fill="auto"/>
            <w:vAlign w:val="center"/>
          </w:tcPr>
          <w:p w14:paraId="3A70DB3F" w14:textId="77777777" w:rsidR="006726F1" w:rsidRPr="006E5301" w:rsidRDefault="006726F1" w:rsidP="001D6CA9">
            <w:pPr>
              <w:rPr>
                <w:ins w:id="834" w:author="Lynne Deng 邓玲玲" w:date="2026-04-20T18:22:00Z" w16du:dateUtc="2026-04-20T10:22:00Z"/>
                <w:rFonts w:ascii="Times New Roman" w:eastAsia="宋体" w:hAnsi="Times New Roman" w:cs="Times New Roman"/>
                <w:szCs w:val="21"/>
                <w:rPrChange w:id="835" w:author="Lynne Deng 邓玲玲" w:date="2026-04-21T11:20:00Z" w16du:dateUtc="2026-04-21T03:20:00Z">
                  <w:rPr>
                    <w:ins w:id="836" w:author="Lynne Deng 邓玲玲" w:date="2026-04-20T18:22:00Z" w16du:dateUtc="2026-04-20T10:22:00Z"/>
                    <w:rFonts w:ascii="Times New Roman" w:hAnsi="Times New Roman" w:cs="Times New Roman"/>
                    <w:szCs w:val="21"/>
                  </w:rPr>
                </w:rPrChange>
              </w:rPr>
            </w:pPr>
          </w:p>
        </w:tc>
        <w:tc>
          <w:tcPr>
            <w:tcW w:w="7025" w:type="dxa"/>
            <w:shd w:val="clear" w:color="auto" w:fill="auto"/>
          </w:tcPr>
          <w:p w14:paraId="1697D65B" w14:textId="77777777" w:rsidR="006726F1" w:rsidRPr="006E5301" w:rsidRDefault="006726F1" w:rsidP="001D6CA9">
            <w:pPr>
              <w:shd w:val="clear" w:color="auto" w:fill="FFFFFF"/>
              <w:spacing w:line="300" w:lineRule="atLeast"/>
              <w:rPr>
                <w:ins w:id="837" w:author="Lynne Deng 邓玲玲" w:date="2026-04-20T18:22:00Z" w16du:dateUtc="2026-04-20T10:22:00Z"/>
                <w:rFonts w:ascii="Times New Roman" w:eastAsia="宋体" w:hAnsi="Times New Roman" w:cs="Times New Roman"/>
                <w:szCs w:val="21"/>
                <w:rPrChange w:id="838" w:author="Lynne Deng 邓玲玲" w:date="2026-04-21T11:20:00Z" w16du:dateUtc="2026-04-21T03:20:00Z">
                  <w:rPr>
                    <w:ins w:id="839" w:author="Lynne Deng 邓玲玲" w:date="2026-04-20T18:22:00Z" w16du:dateUtc="2026-04-20T10:22:00Z"/>
                    <w:rFonts w:ascii="Times New Roman" w:hAnsi="Times New Roman" w:cs="Times New Roman"/>
                    <w:color w:val="2B91AF"/>
                    <w:szCs w:val="21"/>
                  </w:rPr>
                </w:rPrChange>
              </w:rPr>
            </w:pPr>
            <w:ins w:id="840" w:author="Lynne Deng 邓玲玲" w:date="2026-04-20T18:22:00Z" w16du:dateUtc="2026-04-20T10:22:00Z">
              <w:r w:rsidRPr="006E5301">
                <w:rPr>
                  <w:rFonts w:ascii="Times New Roman" w:eastAsia="宋体" w:hAnsi="Times New Roman" w:cs="Times New Roman"/>
                  <w:szCs w:val="21"/>
                  <w:rPrChange w:id="841" w:author="Lynne Deng 邓玲玲" w:date="2026-04-21T11:20:00Z" w16du:dateUtc="2026-04-21T03:20:00Z">
                    <w:rPr>
                      <w:rFonts w:ascii="Times New Roman" w:hAnsi="Times New Roman" w:cs="Times New Roman"/>
                      <w:szCs w:val="21"/>
                    </w:rPr>
                  </w:rPrChange>
                </w:rPr>
                <w:t>device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42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：输入指定设备名（</w:t>
              </w:r>
              <w:r w:rsidRPr="006E5301">
                <w:rPr>
                  <w:rFonts w:ascii="Times New Roman" w:eastAsia="宋体" w:hAnsi="Times New Roman" w:cs="Times New Roman"/>
                  <w:szCs w:val="21"/>
                  <w:rPrChange w:id="843" w:author="Lynne Deng 邓玲玲" w:date="2026-04-21T11:20:00Z" w16du:dateUtc="2026-04-21T03:20:00Z">
                    <w:rPr>
                      <w:rFonts w:ascii="Times New Roman" w:hAnsi="Times New Roman" w:cs="Times New Roman"/>
                      <w:szCs w:val="21"/>
                    </w:rPr>
                  </w:rPrChange>
                </w:rPr>
                <w:t>flagSpecifyDie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44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=0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45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），输出空闲设备名（</w:t>
              </w:r>
              <w:r w:rsidRPr="006E5301">
                <w:rPr>
                  <w:rFonts w:ascii="Times New Roman" w:eastAsia="宋体" w:hAnsi="Times New Roman" w:cs="Times New Roman"/>
                  <w:szCs w:val="21"/>
                  <w:rPrChange w:id="846" w:author="Lynne Deng 邓玲玲" w:date="2026-04-21T11:20:00Z" w16du:dateUtc="2026-04-21T03:20:00Z">
                    <w:rPr>
                      <w:rFonts w:ascii="Times New Roman" w:hAnsi="Times New Roman" w:cs="Times New Roman"/>
                      <w:szCs w:val="21"/>
                    </w:rPr>
                  </w:rPrChange>
                </w:rPr>
                <w:t>flagSpecifyDie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47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=1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48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）</w:t>
              </w:r>
            </w:ins>
          </w:p>
        </w:tc>
      </w:tr>
      <w:tr w:rsidR="006726F1" w14:paraId="04E109F3" w14:textId="77777777" w:rsidTr="001D6CA9">
        <w:trPr>
          <w:ins w:id="849" w:author="Lynne Deng 邓玲玲" w:date="2026-04-20T18:22:00Z"/>
        </w:trPr>
        <w:tc>
          <w:tcPr>
            <w:tcW w:w="1271" w:type="dxa"/>
            <w:vMerge/>
            <w:shd w:val="clear" w:color="auto" w:fill="auto"/>
            <w:vAlign w:val="center"/>
          </w:tcPr>
          <w:p w14:paraId="603234D5" w14:textId="77777777" w:rsidR="006726F1" w:rsidRPr="006E5301" w:rsidRDefault="006726F1" w:rsidP="001D6CA9">
            <w:pPr>
              <w:rPr>
                <w:ins w:id="850" w:author="Lynne Deng 邓玲玲" w:date="2026-04-20T18:22:00Z" w16du:dateUtc="2026-04-20T10:22:00Z"/>
                <w:rFonts w:ascii="Times New Roman" w:eastAsia="宋体" w:hAnsi="Times New Roman" w:cs="Times New Roman"/>
                <w:szCs w:val="21"/>
                <w:rPrChange w:id="851" w:author="Lynne Deng 邓玲玲" w:date="2026-04-21T11:20:00Z" w16du:dateUtc="2026-04-21T03:20:00Z">
                  <w:rPr>
                    <w:ins w:id="852" w:author="Lynne Deng 邓玲玲" w:date="2026-04-20T18:22:00Z" w16du:dateUtc="2026-04-20T10:22:00Z"/>
                    <w:rFonts w:ascii="Times New Roman" w:hAnsi="Times New Roman" w:cs="Times New Roman"/>
                    <w:szCs w:val="21"/>
                  </w:rPr>
                </w:rPrChange>
              </w:rPr>
            </w:pPr>
          </w:p>
        </w:tc>
        <w:tc>
          <w:tcPr>
            <w:tcW w:w="7025" w:type="dxa"/>
            <w:shd w:val="clear" w:color="auto" w:fill="auto"/>
          </w:tcPr>
          <w:p w14:paraId="0121B31D" w14:textId="77777777" w:rsidR="006726F1" w:rsidRPr="006E5301" w:rsidRDefault="006726F1" w:rsidP="001D6CA9">
            <w:pPr>
              <w:shd w:val="clear" w:color="auto" w:fill="FFFFFF"/>
              <w:spacing w:line="300" w:lineRule="atLeast"/>
              <w:rPr>
                <w:ins w:id="853" w:author="Lynne Deng 邓玲玲" w:date="2026-04-20T18:22:00Z" w16du:dateUtc="2026-04-20T10:22:00Z"/>
                <w:rFonts w:ascii="Times New Roman" w:eastAsia="宋体" w:hAnsi="Times New Roman" w:cs="Times New Roman"/>
                <w:szCs w:val="21"/>
                <w:rPrChange w:id="854" w:author="Lynne Deng 邓玲玲" w:date="2026-04-21T11:20:00Z" w16du:dateUtc="2026-04-21T03:20:00Z">
                  <w:rPr>
                    <w:ins w:id="855" w:author="Lynne Deng 邓玲玲" w:date="2026-04-20T18:22:00Z" w16du:dateUtc="2026-04-20T10:22:00Z"/>
                    <w:rFonts w:ascii="Times New Roman" w:hAnsi="Times New Roman" w:cs="Times New Roman"/>
                    <w:color w:val="2B91AF"/>
                    <w:szCs w:val="21"/>
                  </w:rPr>
                </w:rPrChange>
              </w:rPr>
            </w:pPr>
            <w:ins w:id="856" w:author="Lynne Deng 邓玲玲" w:date="2026-04-20T18:22:00Z" w16du:dateUtc="2026-04-20T10:22:00Z"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57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flagSpecifyDie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58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：是否指定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59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 xml:space="preserve"> Die 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60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的标志位</w:t>
              </w:r>
            </w:ins>
          </w:p>
        </w:tc>
      </w:tr>
      <w:tr w:rsidR="006726F1" w14:paraId="078D184F" w14:textId="77777777" w:rsidTr="001D6CA9">
        <w:trPr>
          <w:ins w:id="861" w:author="Lynne Deng 邓玲玲" w:date="2026-04-20T18:22:00Z"/>
        </w:trPr>
        <w:tc>
          <w:tcPr>
            <w:tcW w:w="1271" w:type="dxa"/>
            <w:vAlign w:val="center"/>
          </w:tcPr>
          <w:p w14:paraId="48475B69" w14:textId="77777777" w:rsidR="006726F1" w:rsidRPr="006E5301" w:rsidRDefault="006726F1" w:rsidP="001D6CA9">
            <w:pPr>
              <w:rPr>
                <w:ins w:id="862" w:author="Lynne Deng 邓玲玲" w:date="2026-04-20T18:22:00Z" w16du:dateUtc="2026-04-20T10:22:00Z"/>
                <w:rFonts w:ascii="Times New Roman" w:eastAsia="宋体" w:hAnsi="Times New Roman" w:cs="Times New Roman"/>
                <w:szCs w:val="21"/>
                <w:rPrChange w:id="863" w:author="Lynne Deng 邓玲玲" w:date="2026-04-21T11:20:00Z" w16du:dateUtc="2026-04-21T03:20:00Z">
                  <w:rPr>
                    <w:ins w:id="864" w:author="Lynne Deng 邓玲玲" w:date="2026-04-20T18:22:00Z" w16du:dateUtc="2026-04-20T10:22:00Z"/>
                    <w:rFonts w:ascii="Times New Roman" w:hAnsi="Times New Roman" w:cs="Times New Roman"/>
                    <w:szCs w:val="21"/>
                  </w:rPr>
                </w:rPrChange>
              </w:rPr>
            </w:pPr>
            <w:ins w:id="865" w:author="Lynne Deng 邓玲玲" w:date="2026-04-20T18:22:00Z" w16du:dateUtc="2026-04-20T10:22:00Z">
              <w:r w:rsidRPr="006E5301">
                <w:rPr>
                  <w:rFonts w:ascii="Times New Roman" w:eastAsia="宋体" w:hAnsi="Times New Roman" w:cs="Times New Roman"/>
                  <w:szCs w:val="21"/>
                  <w:rPrChange w:id="866" w:author="Lynne Deng 邓玲玲" w:date="2026-04-21T11:20:00Z" w16du:dateUtc="2026-04-21T03:20:00Z">
                    <w:rPr>
                      <w:rFonts w:ascii="Times New Roman" w:hAnsi="Times New Roman" w:cs="Times New Roman"/>
                      <w:szCs w:val="21"/>
                    </w:rPr>
                  </w:rPrChange>
                </w:rPr>
                <w:t>Return</w:t>
              </w:r>
            </w:ins>
          </w:p>
        </w:tc>
        <w:tc>
          <w:tcPr>
            <w:tcW w:w="7025" w:type="dxa"/>
          </w:tcPr>
          <w:p w14:paraId="748AAFF4" w14:textId="77777777" w:rsidR="006726F1" w:rsidRPr="006E5301" w:rsidRDefault="006726F1" w:rsidP="001D6CA9">
            <w:pPr>
              <w:rPr>
                <w:ins w:id="867" w:author="Lynne Deng 邓玲玲" w:date="2026-04-20T18:22:00Z" w16du:dateUtc="2026-04-20T10:22:00Z"/>
                <w:rFonts w:ascii="Times New Roman" w:eastAsia="宋体" w:hAnsi="Times New Roman" w:cs="Times New Roman"/>
                <w:szCs w:val="21"/>
                <w:rPrChange w:id="868" w:author="Lynne Deng 邓玲玲" w:date="2026-04-21T11:20:00Z" w16du:dateUtc="2026-04-21T03:20:00Z">
                  <w:rPr>
                    <w:ins w:id="869" w:author="Lynne Deng 邓玲玲" w:date="2026-04-20T18:22:00Z" w16du:dateUtc="2026-04-20T10:22:00Z"/>
                    <w:rFonts w:ascii="Times New Roman" w:hAnsi="Times New Roman" w:cs="Times New Roman"/>
                    <w:szCs w:val="21"/>
                  </w:rPr>
                </w:rPrChange>
              </w:rPr>
            </w:pPr>
            <w:ins w:id="870" w:author="Lynne Deng 邓玲玲" w:date="2026-04-20T18:22:00Z" w16du:dateUtc="2026-04-20T10:22:00Z"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71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成功返回</w:t>
              </w:r>
              <w:r w:rsidRPr="006E5301">
                <w:rPr>
                  <w:rFonts w:ascii="Times New Roman" w:eastAsia="宋体" w:hAnsi="Times New Roman" w:cs="Times New Roman" w:hint="eastAsia"/>
                  <w:szCs w:val="21"/>
                  <w:rPrChange w:id="872" w:author="Lynne Deng 邓玲玲" w:date="2026-04-21T11:20:00Z" w16du:dateUtc="2026-04-21T03:20:00Z">
                    <w:rPr>
                      <w:rFonts w:ascii="Times New Roman" w:hAnsi="Times New Roman" w:cs="Times New Roman" w:hint="eastAsia"/>
                      <w:szCs w:val="21"/>
                    </w:rPr>
                  </w:rPrChange>
                </w:rPr>
                <w:t>0</w:t>
              </w:r>
            </w:ins>
          </w:p>
        </w:tc>
      </w:tr>
    </w:tbl>
    <w:bookmarkEnd w:id="801"/>
    <w:p w14:paraId="4AEA3B22" w14:textId="77777777" w:rsidR="006726F1" w:rsidRDefault="006726F1" w:rsidP="006726F1">
      <w:pPr>
        <w:rPr>
          <w:ins w:id="873" w:author="Lynne Deng 邓玲玲" w:date="2026-04-20T18:22:00Z" w16du:dateUtc="2026-04-20T10:22:00Z"/>
          <w:rFonts w:ascii="Times New Roman" w:hAnsi="Times New Roman" w:cs="Times New Roman"/>
          <w:szCs w:val="21"/>
        </w:rPr>
      </w:pPr>
      <w:ins w:id="874" w:author="Lynne Deng 邓玲玲" w:date="2026-04-20T18:22:00Z" w16du:dateUtc="2026-04-20T10:22:00Z">
        <w:r>
          <w:rPr>
            <w:rFonts w:ascii="Times New Roman" w:hAnsi="Times New Roman" w:cs="Times New Roman"/>
            <w:szCs w:val="21"/>
          </w:rPr>
          <w:t>【实现】</w:t>
        </w:r>
      </w:ins>
    </w:p>
    <w:p w14:paraId="3D9A6D7B" w14:textId="7728F172" w:rsidR="005C69E9" w:rsidRPr="0001419F" w:rsidRDefault="0001419F" w:rsidP="0001419F">
      <w:pPr>
        <w:rPr>
          <w:ins w:id="875" w:author="Lynne Deng 邓玲玲" w:date="2026-04-20T18:22:00Z" w16du:dateUtc="2026-04-20T10:22:00Z"/>
          <w:rFonts w:ascii="Times New Roman" w:eastAsia="宋体" w:hAnsi="Times New Roman" w:cs="Times New Roman"/>
          <w:szCs w:val="21"/>
          <w:rPrChange w:id="876" w:author="Lynne Deng 邓玲玲" w:date="2026-04-21T13:48:00Z" w16du:dateUtc="2026-04-21T05:48:00Z">
            <w:rPr>
              <w:ins w:id="877" w:author="Lynne Deng 邓玲玲" w:date="2026-04-20T18:22:00Z" w16du:dateUtc="2026-04-20T10:22:00Z"/>
              <w:rFonts w:ascii="Courier New" w:eastAsia="宋体" w:hAnsi="Courier New" w:cs="Courier New"/>
              <w:color w:val="8EAADB" w:themeColor="accent1" w:themeTint="99"/>
              <w:kern w:val="0"/>
              <w:sz w:val="18"/>
              <w:szCs w:val="18"/>
              <w:lang w:bidi="ar"/>
            </w:rPr>
          </w:rPrChange>
        </w:rPr>
      </w:pPr>
      <w:ins w:id="878" w:author="Lynne Deng 邓玲玲" w:date="2026-04-21T13:48:00Z" w16du:dateUtc="2026-04-21T05:48:00Z">
        <w:r>
          <w:rPr>
            <w:rFonts w:ascii="Times New Roman" w:eastAsia="宋体" w:hAnsi="Times New Roman" w:cs="Times New Roman" w:hint="eastAsia"/>
            <w:szCs w:val="21"/>
          </w:rPr>
          <w:t>1</w:t>
        </w:r>
        <w:r>
          <w:rPr>
            <w:rFonts w:ascii="Times New Roman" w:eastAsia="宋体" w:hAnsi="Times New Roman" w:cs="Times New Roman" w:hint="eastAsia"/>
            <w:szCs w:val="21"/>
          </w:rPr>
          <w:t>、</w:t>
        </w:r>
      </w:ins>
      <w:ins w:id="879" w:author="Lynne Deng 邓玲玲" w:date="2026-04-20T18:22:00Z" w16du:dateUtc="2026-04-20T10:22:00Z">
        <w:r w:rsidR="006726F1" w:rsidRPr="0001419F">
          <w:rPr>
            <w:rFonts w:ascii="Times New Roman" w:eastAsia="宋体" w:hAnsi="Times New Roman" w:cs="Times New Roman" w:hint="eastAsia"/>
            <w:szCs w:val="21"/>
            <w:rPrChange w:id="880" w:author="Lynne Deng 邓玲玲" w:date="2026-04-21T13:48:00Z" w16du:dateUtc="2026-04-21T05:48:00Z">
              <w:rPr>
                <w:rFonts w:ascii="Times New Roman" w:hAnsi="Times New Roman" w:cs="Times New Roman" w:hint="eastAsia"/>
              </w:rPr>
            </w:rPrChange>
          </w:rPr>
          <w:t>不支持单进程多</w:t>
        </w:r>
        <w:r w:rsidR="006726F1" w:rsidRPr="0001419F">
          <w:rPr>
            <w:rFonts w:ascii="Times New Roman" w:eastAsia="宋体" w:hAnsi="Times New Roman" w:cs="Times New Roman" w:hint="eastAsia"/>
            <w:szCs w:val="21"/>
            <w:rPrChange w:id="881" w:author="Lynne Deng 邓玲玲" w:date="2026-04-21T13:48:00Z" w16du:dateUtc="2026-04-21T05:48:00Z">
              <w:rPr>
                <w:rFonts w:ascii="Times New Roman" w:hAnsi="Times New Roman" w:cs="Times New Roman" w:hint="eastAsia"/>
              </w:rPr>
            </w:rPrChange>
          </w:rPr>
          <w:t>Die</w:t>
        </w:r>
        <w:r w:rsidR="006726F1" w:rsidRPr="0001419F">
          <w:rPr>
            <w:rFonts w:ascii="Times New Roman" w:eastAsia="宋体" w:hAnsi="Times New Roman" w:cs="Times New Roman" w:hint="eastAsia"/>
            <w:szCs w:val="21"/>
            <w:rPrChange w:id="882" w:author="Lynne Deng 邓玲玲" w:date="2026-04-21T13:48:00Z" w16du:dateUtc="2026-04-21T05:48:00Z">
              <w:rPr>
                <w:rFonts w:ascii="Times New Roman" w:hAnsi="Times New Roman" w:cs="Times New Roman" w:hint="eastAsia"/>
              </w:rPr>
            </w:rPrChange>
          </w:rPr>
          <w:t>。</w:t>
        </w:r>
      </w:ins>
    </w:p>
    <w:p w14:paraId="26B3324A" w14:textId="3166A668" w:rsidR="006726F1" w:rsidRPr="006726F1" w:rsidRDefault="005C69E9">
      <w:pPr>
        <w:rPr>
          <w:rFonts w:hint="eastAsia"/>
          <w:color w:val="8EAADB" w:themeColor="accent1" w:themeTint="99"/>
          <w:sz w:val="18"/>
          <w:szCs w:val="18"/>
          <w:rPrChange w:id="883" w:author="Lynne Deng 邓玲玲" w:date="2026-04-20T18:22:00Z" w16du:dateUtc="2026-04-20T10:22:00Z">
            <w:rPr>
              <w:rFonts w:ascii="Courier New" w:eastAsia="宋体" w:hAnsi="Courier New" w:cs="Courier New"/>
              <w:color w:val="8EAADB" w:themeColor="accent1" w:themeTint="99"/>
              <w:kern w:val="0"/>
              <w:sz w:val="18"/>
              <w:szCs w:val="18"/>
              <w:lang w:bidi="ar"/>
            </w:rPr>
          </w:rPrChange>
        </w:rPr>
      </w:pPr>
      <w:ins w:id="884" w:author="Lynne Deng 邓玲玲" w:date="2026-04-20T18:22:00Z" w16du:dateUtc="2026-04-20T10:22:00Z">
        <w:r>
          <w:rPr>
            <w:rFonts w:hint="eastAsia"/>
            <w:color w:val="8EAADB" w:themeColor="accent1" w:themeTint="99"/>
            <w:sz w:val="18"/>
            <w:szCs w:val="18"/>
          </w:rPr>
          <w:t>-------------------------------------------------------------------------------------------</w:t>
        </w:r>
      </w:ins>
    </w:p>
    <w:p w14:paraId="286FB57E" w14:textId="23FF46A2" w:rsidR="000F1724" w:rsidRPr="004318C6" w:rsidRDefault="00435B89" w:rsidP="004318C6">
      <w:pPr>
        <w:pStyle w:val="1"/>
        <w:numPr>
          <w:ilvl w:val="0"/>
          <w:numId w:val="1"/>
        </w:numPr>
        <w:rPr>
          <w:rFonts w:hint="eastAsia"/>
        </w:rPr>
      </w:pPr>
      <w:bookmarkStart w:id="885" w:name="_Toc227677570"/>
      <w:r>
        <w:rPr>
          <w:rFonts w:hint="eastAsia"/>
        </w:rPr>
        <w:lastRenderedPageBreak/>
        <w:t xml:space="preserve">Vdec </w:t>
      </w:r>
      <w:r>
        <w:t>SDK</w:t>
      </w:r>
      <w:r w:rsidR="00882449">
        <w:rPr>
          <w:rFonts w:hint="eastAsia"/>
        </w:rPr>
        <w:t>枚举</w:t>
      </w:r>
      <w:bookmarkStart w:id="886" w:name="_va_chn_param_t"/>
      <w:bookmarkEnd w:id="886"/>
      <w:r w:rsidR="004B4B5A">
        <w:rPr>
          <w:rFonts w:hint="eastAsia"/>
        </w:rPr>
        <w:t>、结构体</w:t>
      </w:r>
      <w:bookmarkEnd w:id="885"/>
    </w:p>
    <w:p w14:paraId="635EF974" w14:textId="20C96FDE" w:rsidR="00A83728" w:rsidRDefault="00E5472D" w:rsidP="00A83728">
      <w:pPr>
        <w:pStyle w:val="2"/>
        <w:numPr>
          <w:ilvl w:val="1"/>
          <w:numId w:val="1"/>
        </w:numPr>
        <w:rPr>
          <w:rFonts w:hint="eastAsia"/>
        </w:rPr>
      </w:pPr>
      <w:bookmarkStart w:id="887" w:name="_Toc227677571"/>
      <w:r>
        <w:rPr>
          <w:rFonts w:hint="eastAsia"/>
        </w:rPr>
        <w:t>枚举</w:t>
      </w:r>
      <w:bookmarkEnd w:id="887"/>
    </w:p>
    <w:p w14:paraId="10E00249" w14:textId="72D0F924" w:rsidR="00DE76B5" w:rsidRDefault="00387D33" w:rsidP="00DE76B5">
      <w:pPr>
        <w:pStyle w:val="3"/>
        <w:rPr>
          <w:rFonts w:hint="eastAsia"/>
        </w:rPr>
      </w:pPr>
      <w:bookmarkStart w:id="888" w:name="_3.2.1_va_codec_type_e"/>
      <w:bookmarkStart w:id="889" w:name="_3.2.1_va_codec_type"/>
      <w:bookmarkStart w:id="890" w:name="_Toc227677572"/>
      <w:bookmarkEnd w:id="888"/>
      <w:bookmarkEnd w:id="889"/>
      <w:r>
        <w:rPr>
          <w:rFonts w:hint="eastAsia"/>
        </w:rPr>
        <w:t>3</w:t>
      </w:r>
      <w:r>
        <w:t>.</w:t>
      </w:r>
      <w:r w:rsidR="000E2F3F">
        <w:t>1</w:t>
      </w:r>
      <w:r>
        <w:t xml:space="preserve">.1 </w:t>
      </w:r>
      <w:r w:rsidR="00E15C3E" w:rsidRPr="00E15C3E">
        <w:t>vmppCodecType</w:t>
      </w:r>
      <w:bookmarkEnd w:id="890"/>
    </w:p>
    <w:p w14:paraId="36670F59" w14:textId="55A8573F" w:rsidR="00DE76B5" w:rsidRPr="007E5F63" w:rsidRDefault="00DE76B5" w:rsidP="00DE76B5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编解码器类型，具体定义如下：</w:t>
      </w:r>
    </w:p>
    <w:p w14:paraId="08C271CC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582860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582860">
        <w:rPr>
          <w:rFonts w:ascii="Consolas" w:eastAsia="宋体" w:hAnsi="Consolas" w:cs="Fira Code"/>
          <w:color w:val="2B91AF"/>
          <w:kern w:val="0"/>
          <w:sz w:val="18"/>
          <w:szCs w:val="18"/>
        </w:rPr>
        <w:t>vmppCodecType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26944BEB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vmpp_CODEC_DEC_JPEG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0,</w:t>
      </w:r>
    </w:p>
    <w:p w14:paraId="223141AD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vmpp_CODEC_DEC_H264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1,</w:t>
      </w:r>
    </w:p>
    <w:p w14:paraId="56B15261" w14:textId="7A0A9600" w:rsidR="00582860" w:rsidRDefault="00582860">
      <w:pPr>
        <w:widowControl/>
        <w:shd w:val="clear" w:color="auto" w:fill="FFFFFF"/>
        <w:spacing w:line="300" w:lineRule="atLeast"/>
        <w:ind w:firstLine="370"/>
        <w:jc w:val="left"/>
        <w:rPr>
          <w:ins w:id="891" w:author="Lynne Deng 邓玲玲" w:date="2026-04-20T18:23:00Z" w16du:dateUtc="2026-04-20T10:23:00Z"/>
          <w:rFonts w:ascii="Consolas" w:eastAsia="宋体" w:hAnsi="Consolas" w:cs="Fira Code"/>
          <w:color w:val="000000"/>
          <w:kern w:val="0"/>
          <w:sz w:val="18"/>
          <w:szCs w:val="18"/>
        </w:rPr>
        <w:pPrChange w:id="892" w:author="Lynne Deng 邓玲玲" w:date="2026-04-20T18:23:00Z" w16du:dateUtc="2026-04-20T10:23:00Z">
          <w:pPr>
            <w:widowControl/>
            <w:shd w:val="clear" w:color="auto" w:fill="FFFFFF"/>
            <w:spacing w:line="300" w:lineRule="atLeast"/>
            <w:jc w:val="left"/>
          </w:pPr>
        </w:pPrChange>
      </w:pPr>
      <w:del w:id="893" w:author="Lynne Deng 邓玲玲" w:date="2026-04-20T18:23:00Z" w16du:dateUtc="2026-04-20T10:23:00Z">
        <w:r w:rsidRPr="00582860" w:rsidDel="00434B2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</w:del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vmpp_CODEC_DEC_HEVC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2,</w:t>
      </w:r>
    </w:p>
    <w:p w14:paraId="032980E7" w14:textId="77777777" w:rsidR="00434B2B" w:rsidRDefault="00434B2B" w:rsidP="00434B2B">
      <w:pPr>
        <w:shd w:val="clear" w:color="auto" w:fill="FFFFFF"/>
        <w:spacing w:line="300" w:lineRule="atLeast"/>
        <w:ind w:firstLine="370"/>
        <w:rPr>
          <w:ins w:id="894" w:author="Lynne Deng 邓玲玲" w:date="2026-04-20T18:23:00Z" w16du:dateUtc="2026-04-20T10:23:00Z"/>
          <w:rFonts w:ascii="Consolas" w:hAnsi="Consolas" w:cs="Fira Code"/>
          <w:color w:val="2F4F4F"/>
          <w:sz w:val="18"/>
          <w:szCs w:val="18"/>
        </w:rPr>
      </w:pPr>
      <w:ins w:id="895" w:author="Lynne Deng 邓玲玲" w:date="2026-04-20T18:23:00Z" w16du:dateUtc="2026-04-20T10:23:00Z">
        <w:r w:rsidRPr="001D6CA9">
          <w:rPr>
            <w:rFonts w:ascii="Consolas" w:hAnsi="Consolas" w:cs="Fira Code"/>
            <w:color w:val="2F4F4F"/>
            <w:sz w:val="18"/>
            <w:szCs w:val="18"/>
          </w:rPr>
          <w:t xml:space="preserve">vmpp_CODEC_DEC_AV1  </w:t>
        </w:r>
        <w:r w:rsidRPr="00D91260">
          <w:rPr>
            <w:rFonts w:ascii="Consolas" w:hAnsi="Consolas" w:cs="Fira Code"/>
            <w:color w:val="000000"/>
            <w:sz w:val="18"/>
            <w:szCs w:val="18"/>
          </w:rPr>
          <w:t>= 3,</w:t>
        </w:r>
      </w:ins>
    </w:p>
    <w:p w14:paraId="6A42DDFB" w14:textId="77777777" w:rsidR="00434B2B" w:rsidRDefault="00434B2B" w:rsidP="00434B2B">
      <w:pPr>
        <w:shd w:val="clear" w:color="auto" w:fill="FFFFFF"/>
        <w:spacing w:line="300" w:lineRule="atLeast"/>
        <w:ind w:firstLine="370"/>
        <w:rPr>
          <w:ins w:id="896" w:author="Lynne Deng 邓玲玲" w:date="2026-04-20T18:23:00Z" w16du:dateUtc="2026-04-20T10:23:00Z"/>
          <w:rFonts w:ascii="Consolas" w:hAnsi="Consolas" w:cs="Fira Code"/>
          <w:color w:val="2F4F4F"/>
          <w:sz w:val="18"/>
          <w:szCs w:val="18"/>
        </w:rPr>
      </w:pPr>
      <w:ins w:id="897" w:author="Lynne Deng 邓玲玲" w:date="2026-04-20T18:23:00Z" w16du:dateUtc="2026-04-20T10:23:00Z">
        <w:r w:rsidRPr="00AC6BA1">
          <w:rPr>
            <w:rFonts w:ascii="Consolas" w:hAnsi="Consolas" w:cs="Fira Code" w:hint="eastAsia"/>
            <w:color w:val="2F4F4F"/>
            <w:sz w:val="18"/>
            <w:szCs w:val="18"/>
          </w:rPr>
          <w:t xml:space="preserve">vmpp_CODEC_DEC_VP9 </w:t>
        </w:r>
        <w:r>
          <w:rPr>
            <w:rFonts w:ascii="Consolas" w:hAnsi="Consolas" w:cs="Fira Code" w:hint="eastAsia"/>
            <w:color w:val="2F4F4F"/>
            <w:sz w:val="18"/>
            <w:szCs w:val="18"/>
          </w:rPr>
          <w:t xml:space="preserve"> </w:t>
        </w:r>
        <w:r w:rsidRPr="001D6CA9">
          <w:rPr>
            <w:rFonts w:ascii="Consolas" w:hAnsi="Consolas" w:cs="Fira Code" w:hint="eastAsia"/>
            <w:color w:val="000000"/>
            <w:sz w:val="18"/>
            <w:szCs w:val="18"/>
          </w:rPr>
          <w:t>= 4,</w:t>
        </w:r>
      </w:ins>
    </w:p>
    <w:p w14:paraId="5DF0CD8E" w14:textId="549F0D45" w:rsidR="00434B2B" w:rsidRPr="00434B2B" w:rsidRDefault="00434B2B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  <w:rPrChange w:id="898" w:author="Lynne Deng 邓玲玲" w:date="2026-04-20T18:23:00Z" w16du:dateUtc="2026-04-20T10:23:00Z">
            <w:rPr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  <w:pPrChange w:id="899" w:author="Lynne Deng 邓玲玲" w:date="2026-04-20T18:23:00Z" w16du:dateUtc="2026-04-20T10:23:00Z">
          <w:pPr>
            <w:widowControl/>
            <w:shd w:val="clear" w:color="auto" w:fill="FFFFFF"/>
            <w:spacing w:line="300" w:lineRule="atLeast"/>
            <w:jc w:val="left"/>
          </w:pPr>
        </w:pPrChange>
      </w:pPr>
      <w:ins w:id="900" w:author="Lynne Deng 邓玲玲" w:date="2026-04-20T18:23:00Z" w16du:dateUtc="2026-04-20T10:23:00Z">
        <w:r w:rsidRPr="00AC6BA1">
          <w:rPr>
            <w:rFonts w:ascii="Consolas" w:hAnsi="Consolas" w:cs="Fira Code"/>
            <w:color w:val="2F4F4F"/>
            <w:sz w:val="18"/>
            <w:szCs w:val="18"/>
          </w:rPr>
          <w:t>vmpp_CODEC_DEC_AVS2</w:t>
        </w:r>
        <w:r>
          <w:rPr>
            <w:rFonts w:ascii="Consolas" w:hAnsi="Consolas" w:cs="Fira Code" w:hint="eastAsia"/>
            <w:color w:val="2F4F4F"/>
            <w:sz w:val="18"/>
            <w:szCs w:val="18"/>
          </w:rPr>
          <w:t xml:space="preserve"> </w:t>
        </w:r>
        <w:r w:rsidRPr="001D6CA9">
          <w:rPr>
            <w:rFonts w:ascii="Consolas" w:hAnsi="Consolas" w:cs="Fira Code"/>
            <w:color w:val="000000"/>
            <w:sz w:val="18"/>
            <w:szCs w:val="18"/>
          </w:rPr>
          <w:t>= 5,</w:t>
        </w:r>
      </w:ins>
    </w:p>
    <w:p w14:paraId="6BB2267B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2C7B3552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vmpp_CODEC_ENC_JPEG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100,</w:t>
      </w:r>
    </w:p>
    <w:p w14:paraId="0DB94F5A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vmpp_CODEC_ENC_H264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101,</w:t>
      </w:r>
    </w:p>
    <w:p w14:paraId="1925EAE4" w14:textId="640DD3B2" w:rsidR="00582860" w:rsidRDefault="00582860">
      <w:pPr>
        <w:widowControl/>
        <w:shd w:val="clear" w:color="auto" w:fill="FFFFFF"/>
        <w:spacing w:line="300" w:lineRule="atLeast"/>
        <w:ind w:firstLine="370"/>
        <w:jc w:val="left"/>
        <w:rPr>
          <w:ins w:id="901" w:author="Lynne Deng 邓玲玲" w:date="2026-04-20T18:23:00Z" w16du:dateUtc="2026-04-20T10:23:00Z"/>
          <w:rFonts w:ascii="Consolas" w:eastAsia="宋体" w:hAnsi="Consolas" w:cs="Fira Code"/>
          <w:color w:val="000000"/>
          <w:kern w:val="0"/>
          <w:sz w:val="18"/>
          <w:szCs w:val="18"/>
        </w:rPr>
        <w:pPrChange w:id="902" w:author="Lynne Deng 邓玲玲" w:date="2026-04-20T18:23:00Z" w16du:dateUtc="2026-04-20T10:23:00Z">
          <w:pPr>
            <w:widowControl/>
            <w:shd w:val="clear" w:color="auto" w:fill="FFFFFF"/>
            <w:spacing w:line="300" w:lineRule="atLeast"/>
            <w:jc w:val="left"/>
          </w:pPr>
        </w:pPrChange>
      </w:pPr>
      <w:del w:id="903" w:author="Lynne Deng 邓玲玲" w:date="2026-04-20T18:23:00Z" w16du:dateUtc="2026-04-20T10:23:00Z">
        <w:r w:rsidRPr="00582860" w:rsidDel="00434B2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</w:del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vmpp_CODEC_ENC_HEVC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102</w:t>
      </w:r>
      <w:ins w:id="904" w:author="Lynne Deng 邓玲玲" w:date="2026-04-20T18:23:00Z" w16du:dateUtc="2026-04-20T10:23:00Z">
        <w:r w:rsidR="00434B2B">
          <w:rPr>
            <w:rFonts w:ascii="Consolas" w:eastAsia="宋体" w:hAnsi="Consolas" w:cs="Fira Code" w:hint="eastAsia"/>
            <w:color w:val="000000"/>
            <w:kern w:val="0"/>
            <w:sz w:val="18"/>
            <w:szCs w:val="18"/>
          </w:rPr>
          <w:t>,</w:t>
        </w:r>
      </w:ins>
    </w:p>
    <w:p w14:paraId="7147A18F" w14:textId="0C73062B" w:rsidR="00434B2B" w:rsidRPr="00434B2B" w:rsidRDefault="00434B2B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  <w:rPrChange w:id="905" w:author="Lynne Deng 邓玲玲" w:date="2026-04-20T18:23:00Z" w16du:dateUtc="2026-04-20T10:23:00Z">
            <w:rPr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  <w:pPrChange w:id="906" w:author="Lynne Deng 邓玲玲" w:date="2026-04-20T18:23:00Z" w16du:dateUtc="2026-04-20T10:23:00Z">
          <w:pPr>
            <w:widowControl/>
            <w:shd w:val="clear" w:color="auto" w:fill="FFFFFF"/>
            <w:spacing w:line="300" w:lineRule="atLeast"/>
            <w:jc w:val="left"/>
          </w:pPr>
        </w:pPrChange>
      </w:pPr>
      <w:ins w:id="907" w:author="Lynne Deng 邓玲玲" w:date="2026-04-20T18:23:00Z" w16du:dateUtc="2026-04-20T10:23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vmpp_CODEC_ENC_AV1  </w:t>
        </w:r>
        <w:r w:rsidRPr="00D91260">
          <w:rPr>
            <w:rFonts w:ascii="Consolas" w:hAnsi="Consolas" w:cs="Fira Code"/>
            <w:color w:val="000000"/>
            <w:sz w:val="18"/>
            <w:szCs w:val="18"/>
          </w:rPr>
          <w:t>= 103</w:t>
        </w:r>
      </w:ins>
    </w:p>
    <w:p w14:paraId="5EB0F356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582860">
        <w:rPr>
          <w:rFonts w:ascii="Consolas" w:eastAsia="宋体" w:hAnsi="Consolas" w:cs="Fira Code"/>
          <w:color w:val="2B91AF"/>
          <w:kern w:val="0"/>
          <w:sz w:val="18"/>
          <w:szCs w:val="18"/>
        </w:rPr>
        <w:t>vmppCodecType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2853567" w14:textId="3732132C" w:rsidR="00387D33" w:rsidRPr="007E5F63" w:rsidRDefault="00DE76B5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定义位于</w:t>
      </w:r>
      <w:r w:rsidR="00582860">
        <w:rPr>
          <w:rFonts w:ascii="Times New Roman" w:eastAsia="宋体" w:hAnsi="Times New Roman" w:cs="Times New Roman" w:hint="eastAsia"/>
        </w:rPr>
        <w:t>vmpp</w:t>
      </w:r>
      <w:r w:rsidR="00582860">
        <w:rPr>
          <w:rFonts w:ascii="Times New Roman" w:eastAsia="宋体" w:hAnsi="Times New Roman" w:cs="Times New Roman"/>
        </w:rPr>
        <w:t>_</w:t>
      </w:r>
      <w:r w:rsidR="00AD388A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7DA44D76" w14:textId="1BCB4EC9" w:rsidR="00387D33" w:rsidRDefault="00387D33" w:rsidP="00387D33">
      <w:pPr>
        <w:pStyle w:val="3"/>
        <w:rPr>
          <w:rFonts w:hint="eastAsia"/>
        </w:rPr>
      </w:pPr>
      <w:bookmarkStart w:id="908" w:name="_3.2.2_va_source_mode_e"/>
      <w:bookmarkStart w:id="909" w:name="_3.2.2_va_source_mode"/>
      <w:bookmarkStart w:id="910" w:name="_Toc227677573"/>
      <w:bookmarkEnd w:id="908"/>
      <w:bookmarkEnd w:id="909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EC68BE">
        <w:t>2</w:t>
      </w:r>
      <w:r>
        <w:t xml:space="preserve"> </w:t>
      </w:r>
      <w:r w:rsidR="00F17E62" w:rsidRPr="00F17E62">
        <w:t>vmppSourceMode</w:t>
      </w:r>
      <w:bookmarkEnd w:id="910"/>
    </w:p>
    <w:p w14:paraId="0B87D74E" w14:textId="418B691E" w:rsidR="009C1BC0" w:rsidRPr="007E5F63" w:rsidRDefault="009C1BC0" w:rsidP="009C1BC0">
      <w:pPr>
        <w:rPr>
          <w:rFonts w:ascii="宋体" w:eastAsia="宋体" w:hAnsi="宋体" w:hint="eastAsia"/>
        </w:rPr>
      </w:pPr>
      <w:r w:rsidRPr="007E5F63">
        <w:rPr>
          <w:rFonts w:ascii="宋体" w:eastAsia="宋体" w:hAnsi="宋体" w:hint="eastAsia"/>
        </w:rPr>
        <w:t>源数据类型，具体定义如下：</w:t>
      </w:r>
    </w:p>
    <w:p w14:paraId="6F81BFC8" w14:textId="77777777" w:rsidR="00BC48EA" w:rsidRPr="00BC48EA" w:rsidRDefault="00BC48EA" w:rsidP="00BC48E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C48EA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C48EA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C48EA">
        <w:rPr>
          <w:rFonts w:ascii="Consolas" w:eastAsia="宋体" w:hAnsi="Consolas" w:cs="Fira Code"/>
          <w:color w:val="2B91AF"/>
          <w:kern w:val="0"/>
          <w:sz w:val="18"/>
          <w:szCs w:val="18"/>
        </w:rPr>
        <w:t>vmppSourceMode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5FA74754" w14:textId="77777777" w:rsidR="00BC48EA" w:rsidRPr="00BC48EA" w:rsidRDefault="00BC48EA" w:rsidP="00BC48E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C48EA">
        <w:rPr>
          <w:rFonts w:ascii="Consolas" w:eastAsia="宋体" w:hAnsi="Consolas" w:cs="Fira Code"/>
          <w:color w:val="2F4F4F"/>
          <w:kern w:val="0"/>
          <w:sz w:val="18"/>
          <w:szCs w:val="18"/>
        </w:rPr>
        <w:t>vmpp_SRC_FRAME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2F683C1B" w14:textId="77777777" w:rsidR="00BC48EA" w:rsidRPr="00BC48EA" w:rsidRDefault="00BC48EA" w:rsidP="00BC48E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BC48EA">
        <w:rPr>
          <w:rFonts w:ascii="Consolas" w:eastAsia="宋体" w:hAnsi="Consolas" w:cs="Fira Code"/>
          <w:color w:val="2B91AF"/>
          <w:kern w:val="0"/>
          <w:sz w:val="18"/>
          <w:szCs w:val="18"/>
        </w:rPr>
        <w:t>vmppSourceMode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5E282E90" w14:textId="43CB21C1" w:rsidR="006B38C8" w:rsidRPr="0009344C" w:rsidRDefault="00EC68BE" w:rsidP="006B38C8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定义位于</w:t>
      </w:r>
      <w:r w:rsidR="006D052E">
        <w:rPr>
          <w:rFonts w:ascii="Times New Roman" w:eastAsia="宋体" w:hAnsi="Times New Roman" w:cs="Times New Roman" w:hint="eastAsia"/>
        </w:rPr>
        <w:t>vmpp</w:t>
      </w:r>
      <w:r w:rsidR="006D052E">
        <w:rPr>
          <w:rFonts w:ascii="Times New Roman" w:eastAsia="宋体" w:hAnsi="Times New Roman" w:cs="Times New Roman"/>
        </w:rPr>
        <w:t>_</w:t>
      </w:r>
      <w:r w:rsidR="000A643E" w:rsidRPr="000A643E">
        <w:rPr>
          <w:rFonts w:ascii="Times New Roman" w:eastAsia="宋体" w:hAnsi="Times New Roman" w:cs="Times New Roman"/>
        </w:rPr>
        <w:t xml:space="preserve"> </w:t>
      </w:r>
      <w:r w:rsidR="000A643E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233C98C9" w14:textId="3C483330" w:rsidR="00387D33" w:rsidRDefault="00387D33" w:rsidP="00387D33">
      <w:pPr>
        <w:pStyle w:val="3"/>
        <w:rPr>
          <w:rFonts w:hint="eastAsia"/>
        </w:rPr>
      </w:pPr>
      <w:bookmarkStart w:id="911" w:name="_3.2.3_va_mem_type_e"/>
      <w:bookmarkStart w:id="912" w:name="_3.2.3_va_mem_type"/>
      <w:bookmarkStart w:id="913" w:name="_Toc227677574"/>
      <w:bookmarkEnd w:id="911"/>
      <w:bookmarkEnd w:id="912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123C81">
        <w:t>3</w:t>
      </w:r>
      <w:r>
        <w:t xml:space="preserve"> </w:t>
      </w:r>
      <w:r w:rsidR="00A42C3D" w:rsidRPr="00A42C3D">
        <w:t>vmppMemoryType</w:t>
      </w:r>
      <w:bookmarkEnd w:id="913"/>
    </w:p>
    <w:p w14:paraId="1CBFC45A" w14:textId="5E988A9B" w:rsidR="0096104E" w:rsidRPr="007E5F63" w:rsidRDefault="0096104E" w:rsidP="0096104E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数据存储设备类型，具体定义如下：</w:t>
      </w:r>
    </w:p>
    <w:p w14:paraId="23F17A16" w14:textId="076E3151" w:rsidR="00300E82" w:rsidRPr="00300E82" w:rsidRDefault="00300E82" w:rsidP="00300E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300E82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300E82">
        <w:rPr>
          <w:rFonts w:ascii="Consolas" w:eastAsia="宋体" w:hAnsi="Consolas" w:cs="Fira Code"/>
          <w:color w:val="2B91AF"/>
          <w:kern w:val="0"/>
          <w:sz w:val="18"/>
          <w:szCs w:val="18"/>
        </w:rPr>
        <w:t>vmppMemoryType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 </w:t>
      </w:r>
    </w:p>
    <w:p w14:paraId="01E570DE" w14:textId="77777777" w:rsidR="00300E82" w:rsidRPr="00300E82" w:rsidRDefault="00300E82" w:rsidP="00300E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300E82">
        <w:rPr>
          <w:rFonts w:ascii="Consolas" w:eastAsia="宋体" w:hAnsi="Consolas" w:cs="Fira Code"/>
          <w:color w:val="2F4F4F"/>
          <w:kern w:val="0"/>
          <w:sz w:val="18"/>
          <w:szCs w:val="18"/>
        </w:rPr>
        <w:t>vmpp_MEM_DEVICE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, </w:t>
      </w:r>
    </w:p>
    <w:p w14:paraId="5B1427DB" w14:textId="2F49E54F" w:rsidR="006017D1" w:rsidRDefault="00300E82" w:rsidP="006017D1">
      <w:pPr>
        <w:widowControl/>
        <w:shd w:val="clear" w:color="auto" w:fill="FFFFFF"/>
        <w:spacing w:line="300" w:lineRule="atLeast"/>
        <w:ind w:firstLine="390"/>
        <w:jc w:val="left"/>
        <w:rPr>
          <w:rFonts w:ascii="Consolas" w:eastAsia="宋体" w:hAnsi="Consolas" w:cs="Fira Code"/>
          <w:color w:val="2F4F4F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2F4F4F"/>
          <w:kern w:val="0"/>
          <w:sz w:val="18"/>
          <w:szCs w:val="18"/>
        </w:rPr>
        <w:t>vmpp_MEM_HOST</w:t>
      </w:r>
      <w:r w:rsidR="006017D1">
        <w:rPr>
          <w:rFonts w:ascii="Consolas" w:eastAsia="宋体" w:hAnsi="Consolas" w:cs="Fira Code" w:hint="eastAsia"/>
          <w:color w:val="2F4F4F"/>
          <w:kern w:val="0"/>
          <w:sz w:val="18"/>
          <w:szCs w:val="18"/>
        </w:rPr>
        <w:t>,</w:t>
      </w:r>
    </w:p>
    <w:p w14:paraId="5A27A414" w14:textId="4FEAD3C4" w:rsidR="00300E82" w:rsidRDefault="006017D1" w:rsidP="006017D1">
      <w:pPr>
        <w:widowControl/>
        <w:shd w:val="clear" w:color="auto" w:fill="FFFFFF"/>
        <w:spacing w:line="300" w:lineRule="atLeast"/>
        <w:ind w:firstLine="390"/>
        <w:jc w:val="left"/>
        <w:rPr>
          <w:ins w:id="914" w:author="Lynne Deng 邓玲玲" w:date="2026-04-20T18:23:00Z" w16du:dateUtc="2026-04-20T10:23:00Z"/>
          <w:rFonts w:ascii="Consolas" w:eastAsia="宋体" w:hAnsi="Consolas" w:cs="Fira Code"/>
          <w:color w:val="2F4F4F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2F4F4F"/>
          <w:kern w:val="0"/>
          <w:sz w:val="18"/>
          <w:szCs w:val="18"/>
        </w:rPr>
        <w:t>vmpp_MEM_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FLUSH</w:t>
      </w:r>
      <w:r>
        <w:rPr>
          <w:rFonts w:ascii="Consolas" w:eastAsia="宋体" w:hAnsi="Consolas" w:cs="Fira Code" w:hint="eastAsia"/>
          <w:color w:val="2F4F4F"/>
          <w:kern w:val="0"/>
          <w:sz w:val="18"/>
          <w:szCs w:val="18"/>
        </w:rPr>
        <w:t>,</w:t>
      </w:r>
    </w:p>
    <w:p w14:paraId="68061E6C" w14:textId="25B2D9BA" w:rsidR="00581DF6" w:rsidRPr="00581DF6" w:rsidRDefault="00581DF6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  <w:rPrChange w:id="915" w:author="Lynne Deng 邓玲玲" w:date="2026-04-20T18:23:00Z" w16du:dateUtc="2026-04-20T10:23:00Z">
            <w:rPr>
              <w:rFonts w:ascii="Consolas" w:eastAsia="宋体" w:hAnsi="Consolas" w:cs="Fira Code"/>
              <w:color w:val="2F4F4F"/>
              <w:kern w:val="0"/>
              <w:sz w:val="18"/>
              <w:szCs w:val="18"/>
            </w:rPr>
          </w:rPrChange>
        </w:rPr>
        <w:pPrChange w:id="916" w:author="Lynne Deng 邓玲玲" w:date="2026-04-20T18:23:00Z" w16du:dateUtc="2026-04-20T10:23:00Z">
          <w:pPr>
            <w:widowControl/>
            <w:shd w:val="clear" w:color="auto" w:fill="FFFFFF"/>
            <w:spacing w:line="300" w:lineRule="atLeast"/>
            <w:ind w:firstLine="390"/>
            <w:jc w:val="left"/>
          </w:pPr>
        </w:pPrChange>
      </w:pPr>
      <w:ins w:id="917" w:author="Lynne Deng 邓玲玲" w:date="2026-04-20T18:23:00Z" w16du:dateUtc="2026-04-20T10:23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vmpp_MEM_SHARED</w:t>
        </w:r>
      </w:ins>
    </w:p>
    <w:p w14:paraId="5C5AACB1" w14:textId="29669A76" w:rsidR="003405BE" w:rsidRPr="00300E82" w:rsidRDefault="00300E82" w:rsidP="003405B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300E82">
        <w:rPr>
          <w:rFonts w:ascii="Consolas" w:eastAsia="宋体" w:hAnsi="Consolas" w:cs="Fira Code"/>
          <w:color w:val="2B91AF"/>
          <w:kern w:val="0"/>
          <w:sz w:val="18"/>
          <w:szCs w:val="18"/>
        </w:rPr>
        <w:t>vmppMemoryType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83700FC" w14:textId="251DD2B2" w:rsidR="003405BE" w:rsidRPr="007E5F63" w:rsidRDefault="00712A6C" w:rsidP="003405BE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lastRenderedPageBreak/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F87699" w:rsidRPr="00F87699">
        <w:rPr>
          <w:rFonts w:ascii="Times New Roman" w:eastAsia="宋体" w:hAnsi="Times New Roman" w:cs="Times New Roman"/>
        </w:rPr>
        <w:t xml:space="preserve"> </w:t>
      </w:r>
      <w:r w:rsidR="00F87699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66BE26AB" w14:textId="2C8C4AFB" w:rsidR="00387D33" w:rsidRDefault="00387D33" w:rsidP="00387D33">
      <w:pPr>
        <w:pStyle w:val="3"/>
        <w:rPr>
          <w:rFonts w:hint="eastAsia"/>
        </w:rPr>
      </w:pPr>
      <w:bookmarkStart w:id="918" w:name="_3.2.4_va_decode_mode_e"/>
      <w:bookmarkStart w:id="919" w:name="OLE_LINK49"/>
      <w:bookmarkStart w:id="920" w:name="_Toc227677575"/>
      <w:bookmarkEnd w:id="918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2B3CA4">
        <w:t>4</w:t>
      </w:r>
      <w:r>
        <w:t xml:space="preserve"> </w:t>
      </w:r>
      <w:r w:rsidR="005F2AD6" w:rsidRPr="005F2AD6">
        <w:t>vmppDecMode</w:t>
      </w:r>
      <w:bookmarkEnd w:id="920"/>
    </w:p>
    <w:bookmarkEnd w:id="919"/>
    <w:p w14:paraId="238CF6E2" w14:textId="147118C4" w:rsidR="00386C90" w:rsidRPr="007E5F63" w:rsidRDefault="00386C90" w:rsidP="00386C90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解码模式，具体定义如下：</w:t>
      </w:r>
    </w:p>
    <w:p w14:paraId="77C355EE" w14:textId="18C6785E" w:rsidR="00C7467A" w:rsidRPr="00C7467A" w:rsidRDefault="00C7467A" w:rsidP="00C7467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7467A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C7467A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="002062D1" w:rsidRPr="002062D1">
        <w:rPr>
          <w:rFonts w:ascii="Consolas" w:eastAsia="宋体" w:hAnsi="Consolas" w:cs="Fira Code"/>
          <w:color w:val="2B91AF"/>
          <w:kern w:val="0"/>
          <w:sz w:val="18"/>
          <w:szCs w:val="18"/>
        </w:rPr>
        <w:t>vmppDecMode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1BC473B0" w14:textId="77777777" w:rsidR="00C7467A" w:rsidRPr="00C7467A" w:rsidRDefault="00C7467A" w:rsidP="00C7467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C7467A">
        <w:rPr>
          <w:rFonts w:ascii="Consolas" w:eastAsia="宋体" w:hAnsi="Consolas" w:cs="Fira Code"/>
          <w:color w:val="2F4F4F"/>
          <w:kern w:val="0"/>
          <w:sz w:val="18"/>
          <w:szCs w:val="18"/>
        </w:rPr>
        <w:t>vmpp_DEC_NORMAL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5A96F3E3" w14:textId="7C9C6E2C" w:rsidR="00C7467A" w:rsidRDefault="00C7467A">
      <w:pPr>
        <w:widowControl/>
        <w:shd w:val="clear" w:color="auto" w:fill="FFFFFF"/>
        <w:spacing w:line="300" w:lineRule="atLeast"/>
        <w:ind w:firstLine="370"/>
        <w:jc w:val="left"/>
        <w:rPr>
          <w:ins w:id="921" w:author="Lynne Deng 邓玲玲" w:date="2026-04-20T18:27:00Z" w16du:dateUtc="2026-04-20T10:27:00Z"/>
          <w:rFonts w:ascii="Consolas" w:eastAsia="宋体" w:hAnsi="Consolas" w:cs="Fira Code"/>
          <w:color w:val="000000"/>
          <w:kern w:val="0"/>
          <w:sz w:val="18"/>
          <w:szCs w:val="18"/>
        </w:rPr>
        <w:pPrChange w:id="922" w:author="Lynne Deng 邓玲玲" w:date="2026-04-20T18:27:00Z" w16du:dateUtc="2026-04-20T10:27:00Z">
          <w:pPr>
            <w:widowControl/>
            <w:shd w:val="clear" w:color="auto" w:fill="FFFFFF"/>
            <w:spacing w:line="300" w:lineRule="atLeast"/>
            <w:jc w:val="left"/>
          </w:pPr>
        </w:pPrChange>
      </w:pPr>
      <w:del w:id="923" w:author="Lynne Deng 邓玲玲" w:date="2026-04-20T18:27:00Z" w16du:dateUtc="2026-04-20T10:27:00Z">
        <w:r w:rsidRPr="00C7467A" w:rsidDel="00112A7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</w:del>
      <w:r w:rsidRPr="00C7467A">
        <w:rPr>
          <w:rFonts w:ascii="Consolas" w:eastAsia="宋体" w:hAnsi="Consolas" w:cs="Fira Code"/>
          <w:color w:val="2F4F4F"/>
          <w:kern w:val="0"/>
          <w:sz w:val="18"/>
          <w:szCs w:val="18"/>
        </w:rPr>
        <w:t>vmpp_DEC_INTRA_ONLY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43583494" w14:textId="77777777" w:rsidR="00112A70" w:rsidRPr="00112A70" w:rsidRDefault="00112A70" w:rsidP="00112A70">
      <w:pPr>
        <w:widowControl/>
        <w:shd w:val="clear" w:color="auto" w:fill="FFFFFF"/>
        <w:spacing w:line="300" w:lineRule="atLeast"/>
        <w:jc w:val="left"/>
        <w:rPr>
          <w:ins w:id="924" w:author="Lynne Deng 邓玲玲" w:date="2026-04-20T18:27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925" w:author="Lynne Deng 邓玲玲" w:date="2026-04-20T18:27:00Z"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112A70">
          <w:rPr>
            <w:rFonts w:ascii="Consolas" w:eastAsia="宋体" w:hAnsi="Consolas" w:cs="Fira Code"/>
            <w:color w:val="2F4F4F"/>
            <w:kern w:val="0"/>
            <w:sz w:val="18"/>
            <w:szCs w:val="18"/>
            <w:rPrChange w:id="926" w:author="Lynne Deng 邓玲玲" w:date="2026-04-20T18:28:00Z" w16du:dateUtc="2026-04-20T10:28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vmpp_DEC_SKIP_NONREF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,</w:t>
        </w:r>
      </w:ins>
    </w:p>
    <w:p w14:paraId="29E5ECBB" w14:textId="77777777" w:rsidR="00112A70" w:rsidRPr="00112A70" w:rsidRDefault="00112A70" w:rsidP="00112A70">
      <w:pPr>
        <w:widowControl/>
        <w:shd w:val="clear" w:color="auto" w:fill="FFFFFF"/>
        <w:spacing w:line="300" w:lineRule="atLeast"/>
        <w:jc w:val="left"/>
        <w:rPr>
          <w:ins w:id="927" w:author="Lynne Deng 邓玲玲" w:date="2026-04-20T18:27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928" w:author="Lynne Deng 邓玲玲" w:date="2026-04-20T18:27:00Z"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112A70">
          <w:rPr>
            <w:rFonts w:ascii="Consolas" w:eastAsia="宋体" w:hAnsi="Consolas" w:cs="Fira Code"/>
            <w:color w:val="2F4F4F"/>
            <w:kern w:val="0"/>
            <w:sz w:val="18"/>
            <w:szCs w:val="18"/>
            <w:rPrChange w:id="929" w:author="Lynne Deng 邓玲玲" w:date="2026-04-20T18:28:00Z" w16du:dateUtc="2026-04-20T10:28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vmpp_DEC_LOW_DELAY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,</w:t>
        </w:r>
      </w:ins>
    </w:p>
    <w:p w14:paraId="30B3CBC1" w14:textId="17E85635" w:rsidR="00112A70" w:rsidRPr="00112A70" w:rsidRDefault="00112A70" w:rsidP="00112A7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  <w:rPrChange w:id="930" w:author="Lynne Deng 邓玲玲" w:date="2026-04-20T18:28:00Z" w16du:dateUtc="2026-04-20T10:28:00Z">
            <w:rPr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</w:pPr>
      <w:ins w:id="931" w:author="Lynne Deng 邓玲玲" w:date="2026-04-20T18:27:00Z"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112A70">
          <w:rPr>
            <w:rFonts w:ascii="Consolas" w:eastAsia="宋体" w:hAnsi="Consolas" w:cs="Fira Code"/>
            <w:color w:val="2F4F4F"/>
            <w:kern w:val="0"/>
            <w:sz w:val="18"/>
            <w:szCs w:val="18"/>
            <w:rPrChange w:id="932" w:author="Lynne Deng 邓玲玲" w:date="2026-04-20T18:28:00Z" w16du:dateUtc="2026-04-20T10:28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vmpp_DEC_NO_BFRAME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, </w:t>
        </w:r>
        <w:r w:rsidRPr="00112A70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933" w:author="Lynne Deng 邓玲玲" w:date="2026-04-20T18:28:00Z" w16du:dateUtc="2026-04-20T10:28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// same as vmpp_DEC_LOW_DELAY and also decoding as no B-frame exists</w:t>
        </w:r>
      </w:ins>
    </w:p>
    <w:p w14:paraId="26223E6A" w14:textId="69F08B43" w:rsidR="008272D0" w:rsidRPr="00C7467A" w:rsidRDefault="00C7467A" w:rsidP="008272D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="002062D1" w:rsidRPr="002062D1">
        <w:rPr>
          <w:rFonts w:ascii="Consolas" w:eastAsia="宋体" w:hAnsi="Consolas" w:cs="Fira Code"/>
          <w:color w:val="2B91AF"/>
          <w:kern w:val="0"/>
          <w:sz w:val="18"/>
          <w:szCs w:val="18"/>
        </w:rPr>
        <w:t>vmppDecMode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22137640" w14:textId="6B7371B0" w:rsidR="005600CB" w:rsidRDefault="00162D67" w:rsidP="00387D33">
      <w:pPr>
        <w:rPr>
          <w:ins w:id="934" w:author="Lynne Deng 邓玲玲" w:date="2026-04-20T18:28:00Z" w16du:dateUtc="2026-04-20T10:28:00Z"/>
          <w:rFonts w:ascii="Times New Roman" w:eastAsia="宋体" w:hAnsi="Times New Roman" w:cs="Times New Roman"/>
        </w:rPr>
      </w:pPr>
      <w:bookmarkStart w:id="935" w:name="OLE_LINK50"/>
      <w:r w:rsidRPr="007E5F63">
        <w:rPr>
          <w:rFonts w:ascii="Times New Roman" w:eastAsia="宋体" w:hAnsi="Times New Roman" w:cs="Times New Roman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B547EC">
        <w:rPr>
          <w:rFonts w:ascii="Times New Roman" w:eastAsia="宋体" w:hAnsi="Times New Roman" w:cs="Times New Roman"/>
        </w:rPr>
        <w:t>dec_defs</w:t>
      </w:r>
      <w:r w:rsidRPr="007E5F63">
        <w:rPr>
          <w:rFonts w:ascii="Times New Roman" w:eastAsia="宋体" w:hAnsi="Times New Roman" w:cs="Times New Roman"/>
        </w:rPr>
        <w:t>.h</w:t>
      </w:r>
    </w:p>
    <w:bookmarkEnd w:id="935"/>
    <w:p w14:paraId="65F3A9E6" w14:textId="77777777" w:rsidR="00112A70" w:rsidRDefault="00112A70" w:rsidP="00387D33">
      <w:pPr>
        <w:rPr>
          <w:ins w:id="936" w:author="Lynne Deng 邓玲玲" w:date="2026-04-20T18:28:00Z" w16du:dateUtc="2026-04-20T10:28:00Z"/>
          <w:rFonts w:ascii="Times New Roman" w:eastAsia="宋体" w:hAnsi="Times New Roman" w:cs="Times New Roman"/>
        </w:rPr>
      </w:pPr>
    </w:p>
    <w:p w14:paraId="05C65C9E" w14:textId="5D346044" w:rsidR="00112A70" w:rsidRDefault="00112A70" w:rsidP="00112A70">
      <w:pPr>
        <w:pStyle w:val="3"/>
        <w:rPr>
          <w:ins w:id="937" w:author="Lynne Deng 邓玲玲" w:date="2026-04-20T18:28:00Z" w16du:dateUtc="2026-04-20T10:28:00Z"/>
          <w:rFonts w:hint="eastAsia"/>
        </w:rPr>
      </w:pPr>
      <w:bookmarkStart w:id="938" w:name="_Toc227677576"/>
      <w:ins w:id="939" w:author="Lynne Deng 邓玲玲" w:date="2026-04-20T18:28:00Z" w16du:dateUtc="2026-04-20T10:28:00Z">
        <w:r>
          <w:rPr>
            <w:rFonts w:hint="eastAsia"/>
          </w:rPr>
          <w:t>3</w:t>
        </w:r>
        <w:r>
          <w:t>.1.</w:t>
        </w:r>
        <w:r>
          <w:rPr>
            <w:rFonts w:hint="eastAsia"/>
          </w:rPr>
          <w:t>5</w:t>
        </w:r>
        <w:r>
          <w:t xml:space="preserve"> </w:t>
        </w:r>
      </w:ins>
      <w:ins w:id="940" w:author="Lynne Deng 邓玲玲" w:date="2026-04-20T18:28:00Z">
        <w:r w:rsidRPr="00112A70">
          <w:t>vmppJpegCodingMode</w:t>
        </w:r>
      </w:ins>
      <w:bookmarkEnd w:id="938"/>
    </w:p>
    <w:p w14:paraId="4569BA70" w14:textId="1241E46B" w:rsidR="00112A70" w:rsidRPr="00112A70" w:rsidRDefault="00112A70" w:rsidP="00387D33">
      <w:pPr>
        <w:rPr>
          <w:ins w:id="941" w:author="Lynne Deng 邓玲玲" w:date="2026-04-20T18:29:00Z" w16du:dateUtc="2026-04-20T10:29:00Z"/>
          <w:rFonts w:ascii="Times New Roman" w:eastAsia="宋体" w:hAnsi="Times New Roman" w:cs="Times New Roman"/>
        </w:rPr>
      </w:pPr>
      <w:ins w:id="942" w:author="Lynne Deng 邓玲玲" w:date="2026-04-20T18:30:00Z" w16du:dateUtc="2026-04-20T10:30:00Z">
        <w:r>
          <w:rPr>
            <w:rFonts w:ascii="Times New Roman" w:eastAsia="宋体" w:hAnsi="Times New Roman" w:cs="Times New Roman" w:hint="eastAsia"/>
          </w:rPr>
          <w:t>JPEG</w:t>
        </w:r>
        <w:r>
          <w:rPr>
            <w:rFonts w:ascii="Times New Roman" w:eastAsia="宋体" w:hAnsi="Times New Roman" w:cs="Times New Roman" w:hint="eastAsia"/>
          </w:rPr>
          <w:t>码流编码模式</w:t>
        </w:r>
      </w:ins>
      <w:ins w:id="943" w:author="Lynne Deng 邓玲玲" w:date="2026-04-21T10:21:00Z" w16du:dateUtc="2026-04-21T02:21:00Z">
        <w:r w:rsidR="00D87B47">
          <w:rPr>
            <w:rFonts w:ascii="Times New Roman" w:eastAsia="宋体" w:hAnsi="Times New Roman" w:cs="Times New Roman" w:hint="eastAsia"/>
          </w:rPr>
          <w:t>，</w:t>
        </w:r>
        <w:r w:rsidR="00D87B47" w:rsidRPr="007E5F63">
          <w:rPr>
            <w:rFonts w:ascii="Times New Roman" w:eastAsia="宋体" w:hAnsi="Times New Roman" w:cs="Times New Roman"/>
          </w:rPr>
          <w:t>具体定义如下：</w:t>
        </w:r>
      </w:ins>
    </w:p>
    <w:p w14:paraId="7E67CAC3" w14:textId="77777777" w:rsidR="00112A70" w:rsidRPr="00112A70" w:rsidRDefault="00112A70" w:rsidP="00112A70">
      <w:pPr>
        <w:rPr>
          <w:ins w:id="944" w:author="Lynne Deng 邓玲玲" w:date="2026-04-20T18:29:00Z"/>
          <w:rFonts w:ascii="Times New Roman" w:eastAsia="宋体" w:hAnsi="Times New Roman" w:cs="Times New Roman"/>
        </w:rPr>
      </w:pPr>
      <w:ins w:id="945" w:author="Lynne Deng 邓玲玲" w:date="2026-04-20T18:29:00Z">
        <w:r w:rsidRPr="00112A70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946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typedef enum</w:t>
        </w:r>
        <w:r w:rsidRPr="00112A70">
          <w:rPr>
            <w:rFonts w:ascii="Times New Roman" w:eastAsia="宋体" w:hAnsi="Times New Roman" w:cs="Times New Roman"/>
          </w:rPr>
          <w:t xml:space="preserve"> </w:t>
        </w:r>
        <w:r w:rsidRPr="00112A70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947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vmppJpegCodingMode</w:t>
        </w:r>
        <w:r w:rsidRPr="00112A70">
          <w:rPr>
            <w:rFonts w:ascii="Times New Roman" w:eastAsia="宋体" w:hAnsi="Times New Roman" w:cs="Times New Roman"/>
          </w:rPr>
          <w:t xml:space="preserve"> 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48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{</w:t>
        </w:r>
      </w:ins>
    </w:p>
    <w:p w14:paraId="6EDAA142" w14:textId="77777777" w:rsidR="00112A70" w:rsidRPr="00112A70" w:rsidRDefault="00112A70" w:rsidP="00112A70">
      <w:pPr>
        <w:rPr>
          <w:ins w:id="949" w:author="Lynne Deng 邓玲玲" w:date="2026-04-20T18:29:00Z"/>
          <w:rFonts w:ascii="Times New Roman" w:eastAsia="宋体" w:hAnsi="Times New Roman" w:cs="Times New Roman"/>
        </w:rPr>
      </w:pPr>
      <w:ins w:id="950" w:author="Lynne Deng 邓玲玲" w:date="2026-04-20T18:29:00Z">
        <w:r w:rsidRPr="00112A70">
          <w:rPr>
            <w:rFonts w:ascii="Times New Roman" w:eastAsia="宋体" w:hAnsi="Times New Roman" w:cs="Times New Roman"/>
          </w:rPr>
          <w:t xml:space="preserve">    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51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vmpp_JPEG_NONE,</w:t>
        </w:r>
      </w:ins>
    </w:p>
    <w:p w14:paraId="54695C15" w14:textId="77777777" w:rsidR="00112A70" w:rsidRPr="00112A70" w:rsidRDefault="00112A70" w:rsidP="00112A70">
      <w:pPr>
        <w:rPr>
          <w:ins w:id="952" w:author="Lynne Deng 邓玲玲" w:date="2026-04-20T18:29:00Z"/>
          <w:rFonts w:ascii="Times New Roman" w:eastAsia="宋体" w:hAnsi="Times New Roman" w:cs="Times New Roman"/>
        </w:rPr>
      </w:pPr>
      <w:ins w:id="953" w:author="Lynne Deng 邓玲玲" w:date="2026-04-20T18:29:00Z">
        <w:r w:rsidRPr="00112A70">
          <w:rPr>
            <w:rFonts w:ascii="Times New Roman" w:eastAsia="宋体" w:hAnsi="Times New Roman" w:cs="Times New Roman"/>
          </w:rPr>
          <w:t xml:space="preserve">    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54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vmpp_JPEG_BASELINE,</w:t>
        </w:r>
      </w:ins>
    </w:p>
    <w:p w14:paraId="68FE7C40" w14:textId="77777777" w:rsidR="00112A70" w:rsidRPr="00112A70" w:rsidRDefault="00112A70" w:rsidP="00112A70">
      <w:pPr>
        <w:rPr>
          <w:ins w:id="955" w:author="Lynne Deng 邓玲玲" w:date="2026-04-20T18:29:00Z"/>
          <w:rFonts w:ascii="Times New Roman" w:eastAsia="宋体" w:hAnsi="Times New Roman" w:cs="Times New Roman"/>
        </w:rPr>
      </w:pPr>
      <w:ins w:id="956" w:author="Lynne Deng 邓玲玲" w:date="2026-04-20T18:29:00Z">
        <w:r w:rsidRPr="00112A70">
          <w:rPr>
            <w:rFonts w:ascii="Times New Roman" w:eastAsia="宋体" w:hAnsi="Times New Roman" w:cs="Times New Roman"/>
          </w:rPr>
          <w:t xml:space="preserve">    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57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vmpp_JPEG_PROGRESSIVE,</w:t>
        </w:r>
      </w:ins>
    </w:p>
    <w:p w14:paraId="05F18F4D" w14:textId="77777777" w:rsidR="00112A70" w:rsidRPr="00112A70" w:rsidRDefault="00112A70" w:rsidP="00112A70">
      <w:pPr>
        <w:rPr>
          <w:ins w:id="958" w:author="Lynne Deng 邓玲玲" w:date="2026-04-20T18:29:00Z"/>
          <w:rFonts w:ascii="Times New Roman" w:eastAsia="宋体" w:hAnsi="Times New Roman" w:cs="Times New Roman"/>
        </w:rPr>
      </w:pPr>
      <w:ins w:id="959" w:author="Lynne Deng 邓玲玲" w:date="2026-04-20T18:29:00Z">
        <w:r w:rsidRPr="00112A70">
          <w:rPr>
            <w:rFonts w:ascii="Times New Roman" w:eastAsia="宋体" w:hAnsi="Times New Roman" w:cs="Times New Roman"/>
          </w:rPr>
          <w:t xml:space="preserve">    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60" w:author="Lynne Deng 邓玲玲" w:date="2026-04-20T18:31:00Z" w16du:dateUtc="2026-04-20T10:31:00Z">
              <w:rPr>
                <w:rFonts w:ascii="Times New Roman" w:eastAsia="宋体" w:hAnsi="Times New Roman" w:cs="Times New Roman"/>
              </w:rPr>
            </w:rPrChange>
          </w:rPr>
          <w:t>vmpp_JPEG_NONINTERLEAVED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61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,</w:t>
        </w:r>
      </w:ins>
    </w:p>
    <w:p w14:paraId="1F132D9A" w14:textId="77777777" w:rsidR="00112A70" w:rsidRPr="00112A70" w:rsidRDefault="00112A70" w:rsidP="00112A70">
      <w:pPr>
        <w:rPr>
          <w:ins w:id="962" w:author="Lynne Deng 邓玲玲" w:date="2026-04-20T18:29:00Z"/>
          <w:rFonts w:ascii="Times New Roman" w:eastAsia="宋体" w:hAnsi="Times New Roman" w:cs="Times New Roman"/>
        </w:rPr>
      </w:pPr>
      <w:ins w:id="963" w:author="Lynne Deng 邓玲玲" w:date="2026-04-20T18:29:00Z"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64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}</w:t>
        </w:r>
        <w:r w:rsidRPr="00112A70">
          <w:rPr>
            <w:rFonts w:ascii="Times New Roman" w:eastAsia="宋体" w:hAnsi="Times New Roman" w:cs="Times New Roman"/>
          </w:rPr>
          <w:t xml:space="preserve"> </w:t>
        </w:r>
        <w:r w:rsidRPr="00112A70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965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vmppJpegCodingMode</w:t>
        </w:r>
        <w:r w:rsidRPr="00112A70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66" w:author="Lynne Deng 邓玲玲" w:date="2026-04-20T18:30:00Z" w16du:dateUtc="2026-04-20T10:30:00Z">
              <w:rPr>
                <w:rFonts w:ascii="Times New Roman" w:eastAsia="宋体" w:hAnsi="Times New Roman" w:cs="Times New Roman"/>
              </w:rPr>
            </w:rPrChange>
          </w:rPr>
          <w:t>;</w:t>
        </w:r>
      </w:ins>
    </w:p>
    <w:p w14:paraId="4391C68A" w14:textId="26EB071C" w:rsidR="00112A70" w:rsidRDefault="00112A70" w:rsidP="00387D33">
      <w:pPr>
        <w:rPr>
          <w:ins w:id="967" w:author="Lynne Deng 邓玲玲" w:date="2026-04-20T18:31:00Z" w16du:dateUtc="2026-04-20T10:31:00Z"/>
          <w:rFonts w:ascii="Times New Roman" w:eastAsia="宋体" w:hAnsi="Times New Roman" w:cs="Times New Roman"/>
        </w:rPr>
      </w:pPr>
      <w:bookmarkStart w:id="968" w:name="OLE_LINK52"/>
      <w:ins w:id="969" w:author="Lynne Deng 邓玲玲" w:date="2026-04-20T18:31:00Z" w16du:dateUtc="2026-04-20T10:31:00Z">
        <w:r w:rsidRPr="007E5F63">
          <w:rPr>
            <w:rFonts w:ascii="Times New Roman" w:eastAsia="宋体" w:hAnsi="Times New Roman" w:cs="Times New Roman"/>
          </w:rPr>
          <w:t>定义位于</w:t>
        </w:r>
        <w:r>
          <w:rPr>
            <w:rFonts w:ascii="Times New Roman" w:eastAsia="宋体" w:hAnsi="Times New Roman" w:cs="Times New Roman" w:hint="eastAsia"/>
          </w:rPr>
          <w:t>vmpp</w:t>
        </w:r>
        <w:r>
          <w:rPr>
            <w:rFonts w:ascii="Times New Roman" w:eastAsia="宋体" w:hAnsi="Times New Roman" w:cs="Times New Roman"/>
          </w:rPr>
          <w:t>_dec_defs</w:t>
        </w:r>
        <w:r w:rsidRPr="007E5F63">
          <w:rPr>
            <w:rFonts w:ascii="Times New Roman" w:eastAsia="宋体" w:hAnsi="Times New Roman" w:cs="Times New Roman"/>
          </w:rPr>
          <w:t>.h</w:t>
        </w:r>
      </w:ins>
    </w:p>
    <w:bookmarkEnd w:id="968"/>
    <w:p w14:paraId="572A13D9" w14:textId="77777777" w:rsidR="00A36102" w:rsidRDefault="00A36102" w:rsidP="00387D33">
      <w:pPr>
        <w:rPr>
          <w:ins w:id="970" w:author="Lynne Deng 邓玲玲" w:date="2026-04-21T10:18:00Z" w16du:dateUtc="2026-04-21T02:18:00Z"/>
          <w:rFonts w:ascii="Times New Roman" w:eastAsia="宋体" w:hAnsi="Times New Roman" w:cs="Times New Roman"/>
        </w:rPr>
      </w:pPr>
    </w:p>
    <w:p w14:paraId="4EA8139C" w14:textId="4916136B" w:rsidR="005C0859" w:rsidRDefault="005C0859" w:rsidP="005C0859">
      <w:pPr>
        <w:pStyle w:val="3"/>
        <w:rPr>
          <w:ins w:id="971" w:author="Lynne Deng 邓玲玲" w:date="2026-04-21T10:18:00Z" w16du:dateUtc="2026-04-21T02:18:00Z"/>
          <w:rFonts w:hint="eastAsia"/>
        </w:rPr>
      </w:pPr>
      <w:bookmarkStart w:id="972" w:name="_Toc227677577"/>
      <w:ins w:id="973" w:author="Lynne Deng 邓玲玲" w:date="2026-04-21T10:18:00Z" w16du:dateUtc="2026-04-21T02:18:00Z">
        <w:r>
          <w:rPr>
            <w:rFonts w:hint="eastAsia"/>
          </w:rPr>
          <w:t>3</w:t>
        </w:r>
        <w:r>
          <w:t>.1.</w:t>
        </w:r>
      </w:ins>
      <w:ins w:id="974" w:author="Lynne Deng 邓玲玲" w:date="2026-04-21T11:00:00Z" w16du:dateUtc="2026-04-21T03:00:00Z">
        <w:r w:rsidR="006E4AF3">
          <w:rPr>
            <w:rFonts w:hint="eastAsia"/>
          </w:rPr>
          <w:t>6</w:t>
        </w:r>
      </w:ins>
      <w:ins w:id="975" w:author="Lynne Deng 邓玲玲" w:date="2026-04-21T10:18:00Z" w16du:dateUtc="2026-04-21T02:18:00Z">
        <w:r>
          <w:t xml:space="preserve"> </w:t>
        </w:r>
        <w:r w:rsidRPr="005C0859">
          <w:rPr>
            <w:rFonts w:hint="eastAsia"/>
          </w:rPr>
          <w:t>vmppDecMemoryMode</w:t>
        </w:r>
        <w:bookmarkEnd w:id="972"/>
      </w:ins>
    </w:p>
    <w:p w14:paraId="5CAC9883" w14:textId="1A8AAD20" w:rsidR="005C0859" w:rsidRDefault="005C0859" w:rsidP="00387D33">
      <w:pPr>
        <w:rPr>
          <w:ins w:id="976" w:author="Lynne Deng 邓玲玲" w:date="2026-04-20T18:31:00Z" w16du:dateUtc="2026-04-20T10:31:00Z"/>
          <w:rFonts w:ascii="Times New Roman" w:eastAsia="宋体" w:hAnsi="Times New Roman" w:cs="Times New Roman"/>
        </w:rPr>
      </w:pPr>
      <w:ins w:id="977" w:author="Lynne Deng 邓玲玲" w:date="2026-04-21T10:18:00Z" w16du:dateUtc="2026-04-21T02:18:00Z">
        <w:r>
          <w:rPr>
            <w:rFonts w:ascii="Times New Roman" w:eastAsia="宋体" w:hAnsi="Times New Roman" w:cs="Times New Roman" w:hint="eastAsia"/>
          </w:rPr>
          <w:t>解码内存模式</w:t>
        </w:r>
      </w:ins>
      <w:ins w:id="978" w:author="Lynne Deng 邓玲玲" w:date="2026-04-21T10:21:00Z" w16du:dateUtc="2026-04-21T02:21:00Z">
        <w:r w:rsidR="00D87B47">
          <w:rPr>
            <w:rFonts w:ascii="Times New Roman" w:eastAsia="宋体" w:hAnsi="Times New Roman" w:cs="Times New Roman" w:hint="eastAsia"/>
          </w:rPr>
          <w:t>，</w:t>
        </w:r>
        <w:r w:rsidR="00D87B47" w:rsidRPr="007E5F63">
          <w:rPr>
            <w:rFonts w:ascii="Times New Roman" w:eastAsia="宋体" w:hAnsi="Times New Roman" w:cs="Times New Roman"/>
          </w:rPr>
          <w:t>具体定义如下：</w:t>
        </w:r>
      </w:ins>
    </w:p>
    <w:p w14:paraId="279A3989" w14:textId="77777777" w:rsidR="00A36102" w:rsidRPr="007930D8" w:rsidRDefault="00A36102" w:rsidP="00A36102">
      <w:pPr>
        <w:rPr>
          <w:ins w:id="979" w:author="Lynne Deng 邓玲玲" w:date="2026-04-20T18:31:00Z" w16du:dateUtc="2026-04-20T10:31:00Z"/>
          <w:rFonts w:ascii="Consolas" w:eastAsia="宋体" w:hAnsi="Consolas" w:cs="Fira Code"/>
          <w:color w:val="0000FF"/>
          <w:kern w:val="0"/>
          <w:sz w:val="18"/>
          <w:szCs w:val="18"/>
          <w:rPrChange w:id="980" w:author="Lynne Deng 邓玲玲" w:date="2026-04-21T10:02:00Z" w16du:dateUtc="2026-04-21T02:02:00Z">
            <w:rPr>
              <w:ins w:id="981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982" w:author="Lynne Deng 邓玲玲" w:date="2026-04-20T18:31:00Z" w16du:dateUtc="2026-04-20T10:31:00Z"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983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typedef enum </w:t>
        </w:r>
        <w:bookmarkStart w:id="984" w:name="OLE_LINK51"/>
        <w:r w:rsidRPr="005C0859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985" w:author="Lynne Deng 邓玲玲" w:date="2026-04-21T10:15:00Z" w16du:dateUtc="2026-04-21T02:15:00Z">
              <w:rPr>
                <w:rFonts w:ascii="Times New Roman" w:eastAsia="宋体" w:hAnsi="Times New Roman" w:cs="Times New Roman"/>
              </w:rPr>
            </w:rPrChange>
          </w:rPr>
          <w:t>vmppDecMemoryMode</w:t>
        </w:r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986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</w:t>
        </w:r>
        <w:bookmarkEnd w:id="984"/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87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{</w:t>
        </w:r>
      </w:ins>
    </w:p>
    <w:p w14:paraId="629E10EA" w14:textId="77777777" w:rsidR="00A36102" w:rsidRPr="005C0859" w:rsidRDefault="00A36102" w:rsidP="00A36102">
      <w:pPr>
        <w:rPr>
          <w:ins w:id="988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989" w:author="Lynne Deng 邓玲玲" w:date="2026-04-21T10:16:00Z" w16du:dateUtc="2026-04-21T02:16:00Z">
            <w:rPr>
              <w:ins w:id="990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991" w:author="Lynne Deng 邓玲玲" w:date="2026-04-20T18:31:00Z" w16du:dateUtc="2026-04-20T10:31:00Z"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992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93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>vmpp_DEC_MEM_NORMAL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99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, </w:t>
        </w:r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995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               </w:t>
        </w:r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996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>/* default mode.</w:t>
        </w:r>
      </w:ins>
    </w:p>
    <w:p w14:paraId="64FBBA2C" w14:textId="77777777" w:rsidR="00A36102" w:rsidRPr="005C0859" w:rsidRDefault="00A36102" w:rsidP="00A36102">
      <w:pPr>
        <w:rPr>
          <w:ins w:id="997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998" w:author="Lynne Deng 邓玲玲" w:date="2026-04-21T10:16:00Z" w16du:dateUtc="2026-04-21T02:16:00Z">
            <w:rPr>
              <w:ins w:id="999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00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01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The output buffers are all allocated inside SDK. The frame data will be output in different ways based on vmppDecOutputOptions.memoryType when calling vmppDecReceiveFrame.</w:t>
        </w:r>
      </w:ins>
    </w:p>
    <w:p w14:paraId="282209AB" w14:textId="77777777" w:rsidR="00A36102" w:rsidRPr="005C0859" w:rsidRDefault="00A36102" w:rsidP="00A36102">
      <w:pPr>
        <w:rPr>
          <w:ins w:id="1002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03" w:author="Lynne Deng 邓玲玲" w:date="2026-04-21T10:16:00Z" w16du:dateUtc="2026-04-21T02:16:00Z">
            <w:rPr>
              <w:ins w:id="1004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05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06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3CD9BD3D" w14:textId="77777777" w:rsidR="00A36102" w:rsidRPr="005C0859" w:rsidRDefault="00A36102" w:rsidP="00A36102">
      <w:pPr>
        <w:rPr>
          <w:ins w:id="1007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08" w:author="Lynne Deng 邓玲玲" w:date="2026-04-21T10:16:00Z" w16du:dateUtc="2026-04-21T02:16:00Z">
            <w:rPr>
              <w:ins w:id="1009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10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11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memoryType=vmpp_MEM_HOST:   The decoded data will be output into vmppFrame.data[*] and with vmppFrame.memoryType=vmpp_MEM_HOST</w:t>
        </w:r>
      </w:ins>
    </w:p>
    <w:p w14:paraId="083D9804" w14:textId="77777777" w:rsidR="00A36102" w:rsidRPr="005C0859" w:rsidRDefault="00A36102" w:rsidP="00A36102">
      <w:pPr>
        <w:rPr>
          <w:ins w:id="1012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13" w:author="Lynne Deng 邓玲玲" w:date="2026-04-21T10:16:00Z" w16du:dateUtc="2026-04-21T02:16:00Z">
            <w:rPr>
              <w:ins w:id="1014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15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16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memoryType=vmpp_MEM_DEVICE: The decoded data will be output into vmppFrame.busAddress[*] and with vmppFrame.memoryType=vmpp_MEM_DEVICE */</w:t>
        </w:r>
      </w:ins>
    </w:p>
    <w:p w14:paraId="3DFD968A" w14:textId="77777777" w:rsidR="00A36102" w:rsidRPr="007930D8" w:rsidRDefault="00A36102" w:rsidP="00A36102">
      <w:pPr>
        <w:rPr>
          <w:ins w:id="1017" w:author="Lynne Deng 邓玲玲" w:date="2026-04-20T18:31:00Z" w16du:dateUtc="2026-04-20T10:31:00Z"/>
          <w:rFonts w:ascii="Consolas" w:eastAsia="宋体" w:hAnsi="Consolas" w:cs="Fira Code"/>
          <w:color w:val="0000FF"/>
          <w:kern w:val="0"/>
          <w:sz w:val="18"/>
          <w:szCs w:val="18"/>
          <w:rPrChange w:id="1018" w:author="Lynne Deng 邓玲玲" w:date="2026-04-21T10:02:00Z" w16du:dateUtc="2026-04-21T02:02:00Z">
            <w:rPr>
              <w:ins w:id="1019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</w:p>
    <w:p w14:paraId="4484F1BE" w14:textId="77777777" w:rsidR="00A36102" w:rsidRPr="005C0859" w:rsidRDefault="00A36102" w:rsidP="00A36102">
      <w:pPr>
        <w:rPr>
          <w:ins w:id="102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21" w:author="Lynne Deng 邓玲玲" w:date="2026-04-21T10:17:00Z" w16du:dateUtc="2026-04-21T02:17:00Z">
            <w:rPr>
              <w:ins w:id="102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23" w:author="Lynne Deng 邓玲玲" w:date="2026-04-20T18:31:00Z" w16du:dateUtc="2026-04-20T10:31:00Z"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024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lastRenderedPageBreak/>
          <w:t xml:space="preserve">    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025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>vmpp_DEC_MEM_USER_OUT_BUF_HOST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026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, </w:t>
        </w:r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027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   </w:t>
        </w:r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28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/* user provide output buffer (HOST).</w:t>
        </w:r>
      </w:ins>
    </w:p>
    <w:p w14:paraId="3B3AD60C" w14:textId="77777777" w:rsidR="00A36102" w:rsidRPr="005C0859" w:rsidRDefault="00A36102" w:rsidP="00A36102">
      <w:pPr>
        <w:rPr>
          <w:ins w:id="1029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30" w:author="Lynne Deng 邓玲玲" w:date="2026-04-21T10:17:00Z" w16du:dateUtc="2026-04-21T02:17:00Z">
            <w:rPr>
              <w:ins w:id="1031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32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33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VIDEO: User needs to provide a HOST buffer with sufficient size (through vmppFrame.data[0]) to call vmppDecReceiveFrame.</w:t>
        </w:r>
      </w:ins>
    </w:p>
    <w:p w14:paraId="5B3263E6" w14:textId="4C2FDD13" w:rsidR="00A36102" w:rsidRPr="005C0859" w:rsidRDefault="00A36102" w:rsidP="00A36102">
      <w:pPr>
        <w:rPr>
          <w:ins w:id="1034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35" w:author="Lynne Deng 邓玲玲" w:date="2026-04-21T10:17:00Z" w16du:dateUtc="2026-04-21T02:17:00Z">
            <w:rPr>
              <w:ins w:id="1036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37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38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And the decoded data will be output into this buffer.</w:t>
        </w:r>
      </w:ins>
    </w:p>
    <w:p w14:paraId="372F4AB8" w14:textId="29EAE43B" w:rsidR="00A36102" w:rsidRPr="005C0859" w:rsidRDefault="00A36102" w:rsidP="00A36102">
      <w:pPr>
        <w:rPr>
          <w:ins w:id="1039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40" w:author="Lynne Deng 邓玲玲" w:date="2026-04-21T10:17:00Z" w16du:dateUtc="2026-04-21T02:17:00Z">
            <w:rPr>
              <w:ins w:id="1041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42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43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The output vmppFrame.memoryType will be vmpp_MEM_HOST.</w:t>
        </w:r>
      </w:ins>
    </w:p>
    <w:p w14:paraId="2C52385B" w14:textId="77777777" w:rsidR="00A36102" w:rsidRPr="005C0859" w:rsidRDefault="00A36102" w:rsidP="00A36102">
      <w:pPr>
        <w:rPr>
          <w:ins w:id="1044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45" w:author="Lynne Deng 邓玲玲" w:date="2026-04-21T10:17:00Z" w16du:dateUtc="2026-04-21T02:17:00Z">
            <w:rPr>
              <w:ins w:id="1046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47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48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6948C7C8" w14:textId="77777777" w:rsidR="00A36102" w:rsidRPr="005C0859" w:rsidRDefault="00A36102" w:rsidP="00A36102">
      <w:pPr>
        <w:rPr>
          <w:ins w:id="1049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50" w:author="Lynne Deng 邓玲玲" w:date="2026-04-21T10:17:00Z" w16du:dateUtc="2026-04-21T02:17:00Z">
            <w:rPr>
              <w:ins w:id="1051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52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53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JPEG:  This memory mode is not supported */</w:t>
        </w:r>
      </w:ins>
    </w:p>
    <w:p w14:paraId="282543DC" w14:textId="77777777" w:rsidR="00A36102" w:rsidRPr="007930D8" w:rsidRDefault="00A36102" w:rsidP="00A36102">
      <w:pPr>
        <w:rPr>
          <w:ins w:id="1054" w:author="Lynne Deng 邓玲玲" w:date="2026-04-20T18:31:00Z" w16du:dateUtc="2026-04-20T10:31:00Z"/>
          <w:rFonts w:ascii="Consolas" w:eastAsia="宋体" w:hAnsi="Consolas" w:cs="Fira Code"/>
          <w:color w:val="0000FF"/>
          <w:kern w:val="0"/>
          <w:sz w:val="18"/>
          <w:szCs w:val="18"/>
          <w:rPrChange w:id="1055" w:author="Lynne Deng 邓玲玲" w:date="2026-04-21T10:11:00Z" w16du:dateUtc="2026-04-21T02:11:00Z">
            <w:rPr>
              <w:ins w:id="1056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</w:p>
    <w:p w14:paraId="38A92098" w14:textId="77777777" w:rsidR="00A36102" w:rsidRPr="005C0859" w:rsidRDefault="00A36102" w:rsidP="00A36102">
      <w:pPr>
        <w:rPr>
          <w:ins w:id="1057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58" w:author="Lynne Deng 邓玲玲" w:date="2026-04-21T10:17:00Z" w16du:dateUtc="2026-04-21T02:17:00Z">
            <w:rPr>
              <w:ins w:id="1059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60" w:author="Lynne Deng 邓玲玲" w:date="2026-04-20T18:31:00Z" w16du:dateUtc="2026-04-20T10:31:00Z"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061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062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>vmpp_DEC_MEM_USER_OUT_BUF_DEV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063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, </w:t>
        </w:r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064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     </w:t>
        </w:r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65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/* user provide output buffer (DEVICE).</w:t>
        </w:r>
      </w:ins>
    </w:p>
    <w:p w14:paraId="4B54409C" w14:textId="77777777" w:rsidR="00A36102" w:rsidRPr="005C0859" w:rsidRDefault="00A36102" w:rsidP="00A36102">
      <w:pPr>
        <w:rPr>
          <w:ins w:id="1066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67" w:author="Lynne Deng 邓玲玲" w:date="2026-04-21T10:17:00Z" w16du:dateUtc="2026-04-21T02:17:00Z">
            <w:rPr>
              <w:ins w:id="1068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69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70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VIDEO: User needs to provide a DEVICE buffer with sufficient size (through vmppFrame.busAddress[0]) to call vmppDecReceiveFrame.</w:t>
        </w:r>
      </w:ins>
    </w:p>
    <w:p w14:paraId="7A3F6EE5" w14:textId="5AE92F39" w:rsidR="00A36102" w:rsidRPr="005C0859" w:rsidRDefault="00A36102" w:rsidP="00A36102">
      <w:pPr>
        <w:rPr>
          <w:ins w:id="1071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72" w:author="Lynne Deng 邓玲玲" w:date="2026-04-21T10:17:00Z" w16du:dateUtc="2026-04-21T02:17:00Z">
            <w:rPr>
              <w:ins w:id="1073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74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75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And the decoded data will be output into this buffer.</w:t>
        </w:r>
      </w:ins>
    </w:p>
    <w:p w14:paraId="6E8E394E" w14:textId="6A3DF8A2" w:rsidR="00A36102" w:rsidRPr="005C0859" w:rsidRDefault="00A36102" w:rsidP="00A36102">
      <w:pPr>
        <w:rPr>
          <w:ins w:id="1076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77" w:author="Lynne Deng 邓玲玲" w:date="2026-04-21T10:17:00Z" w16du:dateUtc="2026-04-21T02:17:00Z">
            <w:rPr>
              <w:ins w:id="1078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79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80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The output vmppFrame.memoryType will be vmpp_MEM_DEVICE.</w:t>
        </w:r>
      </w:ins>
    </w:p>
    <w:p w14:paraId="613957C0" w14:textId="77777777" w:rsidR="00A36102" w:rsidRPr="005C0859" w:rsidRDefault="00A36102" w:rsidP="00A36102">
      <w:pPr>
        <w:rPr>
          <w:ins w:id="1081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82" w:author="Lynne Deng 邓玲玲" w:date="2026-04-21T10:17:00Z" w16du:dateUtc="2026-04-21T02:17:00Z">
            <w:rPr>
              <w:ins w:id="1083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84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85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6FE848AC" w14:textId="77777777" w:rsidR="00A36102" w:rsidRPr="005C0859" w:rsidRDefault="00A36102" w:rsidP="00A36102">
      <w:pPr>
        <w:rPr>
          <w:ins w:id="1086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87" w:author="Lynne Deng 邓玲玲" w:date="2026-04-21T10:17:00Z" w16du:dateUtc="2026-04-21T02:17:00Z">
            <w:rPr>
              <w:ins w:id="1088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89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90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JPEG:  This memory mode is not supported.</w:t>
        </w:r>
      </w:ins>
    </w:p>
    <w:p w14:paraId="3D38EC37" w14:textId="77777777" w:rsidR="00A36102" w:rsidRPr="005C0859" w:rsidRDefault="00A36102" w:rsidP="00A36102">
      <w:pPr>
        <w:rPr>
          <w:ins w:id="1091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92" w:author="Lynne Deng 邓玲玲" w:date="2026-04-21T10:17:00Z" w16du:dateUtc="2026-04-21T02:17:00Z">
            <w:rPr>
              <w:ins w:id="1093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94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095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4BCACC07" w14:textId="77777777" w:rsidR="00A36102" w:rsidRPr="005C0859" w:rsidRDefault="00A36102" w:rsidP="00A36102">
      <w:pPr>
        <w:rPr>
          <w:ins w:id="1096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097" w:author="Lynne Deng 邓玲玲" w:date="2026-04-21T10:17:00Z" w16du:dateUtc="2026-04-21T02:17:00Z">
            <w:rPr>
              <w:ins w:id="1098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099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00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NOTE!!! </w:t>
        </w:r>
      </w:ins>
    </w:p>
    <w:p w14:paraId="3E01FE69" w14:textId="77777777" w:rsidR="00A36102" w:rsidRPr="005C0859" w:rsidRDefault="00A36102" w:rsidP="00A36102">
      <w:pPr>
        <w:rPr>
          <w:ins w:id="1101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02" w:author="Lynne Deng 邓玲玲" w:date="2026-04-21T10:17:00Z" w16du:dateUtc="2026-04-21T02:17:00Z">
            <w:rPr>
              <w:ins w:id="1103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04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05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This mode only supported on certain version of driver, it will set width alignment to 64-bit, set height alignment to 16 bit,</w:t>
        </w:r>
      </w:ins>
    </w:p>
    <w:p w14:paraId="6D89E220" w14:textId="77777777" w:rsidR="00A36102" w:rsidRPr="005C0859" w:rsidRDefault="00A36102" w:rsidP="00A36102">
      <w:pPr>
        <w:rPr>
          <w:ins w:id="1106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07" w:author="Lynne Deng 邓玲玲" w:date="2026-04-21T10:17:00Z" w16du:dateUtc="2026-04-21T02:17:00Z">
            <w:rPr>
              <w:ins w:id="1108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09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10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and transfer data from video mem to graphic mem by M2M function implemented by driver. */</w:t>
        </w:r>
      </w:ins>
    </w:p>
    <w:p w14:paraId="5DB4D99D" w14:textId="77777777" w:rsidR="00A36102" w:rsidRPr="007930D8" w:rsidRDefault="00A36102" w:rsidP="00A36102">
      <w:pPr>
        <w:rPr>
          <w:ins w:id="1111" w:author="Lynne Deng 邓玲玲" w:date="2026-04-20T18:31:00Z" w16du:dateUtc="2026-04-20T10:31:00Z"/>
          <w:rFonts w:ascii="Consolas" w:eastAsia="宋体" w:hAnsi="Consolas" w:cs="Fira Code"/>
          <w:color w:val="0000FF"/>
          <w:kern w:val="0"/>
          <w:sz w:val="18"/>
          <w:szCs w:val="18"/>
          <w:rPrChange w:id="1112" w:author="Lynne Deng 邓玲玲" w:date="2026-04-21T10:02:00Z" w16du:dateUtc="2026-04-21T02:02:00Z">
            <w:rPr>
              <w:ins w:id="1113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</w:p>
    <w:p w14:paraId="7E0D3CC4" w14:textId="535B3936" w:rsidR="00A36102" w:rsidRPr="005C0859" w:rsidRDefault="00A36102" w:rsidP="00A36102">
      <w:pPr>
        <w:rPr>
          <w:ins w:id="1114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15" w:author="Lynne Deng 邓玲玲" w:date="2026-04-21T10:17:00Z" w16du:dateUtc="2026-04-21T02:17:00Z">
            <w:rPr>
              <w:ins w:id="1116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17" w:author="Lynne Deng 邓玲玲" w:date="2026-04-20T18:31:00Z" w16du:dateUtc="2026-04-20T10:31:00Z"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118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119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>vmpp_DEC_MEM_LESS_DEV_MEM,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120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</w:t>
        </w:r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121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     </w:t>
        </w:r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22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/* use less device memory as much as possible (only effective for video decoder).</w:t>
        </w:r>
      </w:ins>
    </w:p>
    <w:p w14:paraId="5CE11826" w14:textId="77777777" w:rsidR="00A36102" w:rsidRPr="005C0859" w:rsidRDefault="00A36102" w:rsidP="00A36102">
      <w:pPr>
        <w:rPr>
          <w:ins w:id="1123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24" w:author="Lynne Deng 邓玲玲" w:date="2026-04-21T10:17:00Z" w16du:dateUtc="2026-04-21T02:17:00Z">
            <w:rPr>
              <w:ins w:id="1125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26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27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VIDEO: The decoded data will be output through vmppFrame.data[0] after calling vmppDecReceiveFrame,</w:t>
        </w:r>
      </w:ins>
    </w:p>
    <w:p w14:paraId="426847D7" w14:textId="4AEA894B" w:rsidR="00A36102" w:rsidRPr="005C0859" w:rsidRDefault="00A36102" w:rsidP="00A36102">
      <w:pPr>
        <w:rPr>
          <w:ins w:id="1128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29" w:author="Lynne Deng 邓玲玲" w:date="2026-04-21T10:17:00Z" w16du:dateUtc="2026-04-21T02:17:00Z">
            <w:rPr>
              <w:ins w:id="1130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31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32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The output vmppFrame.memoryType will be vmpp_MEM_HOST.</w:t>
        </w:r>
      </w:ins>
    </w:p>
    <w:p w14:paraId="3598DB5F" w14:textId="77777777" w:rsidR="00A36102" w:rsidRPr="005C0859" w:rsidRDefault="00A36102" w:rsidP="00A36102">
      <w:pPr>
        <w:rPr>
          <w:ins w:id="1133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34" w:author="Lynne Deng 邓玲玲" w:date="2026-04-21T10:17:00Z" w16du:dateUtc="2026-04-21T02:17:00Z">
            <w:rPr>
              <w:ins w:id="1135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36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37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4424A44D" w14:textId="77777777" w:rsidR="00A36102" w:rsidRPr="005C0859" w:rsidRDefault="00A36102" w:rsidP="00A36102">
      <w:pPr>
        <w:rPr>
          <w:ins w:id="1138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39" w:author="Lynne Deng 邓玲玲" w:date="2026-04-21T10:17:00Z" w16du:dateUtc="2026-04-21T02:17:00Z">
            <w:rPr>
              <w:ins w:id="1140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41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42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JPEG:  This memory mode is not supported.</w:t>
        </w:r>
      </w:ins>
    </w:p>
    <w:p w14:paraId="4CC0012D" w14:textId="77777777" w:rsidR="00A36102" w:rsidRPr="005C0859" w:rsidRDefault="00A36102" w:rsidP="00A36102">
      <w:pPr>
        <w:rPr>
          <w:ins w:id="1143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44" w:author="Lynne Deng 邓玲玲" w:date="2026-04-21T10:17:00Z" w16du:dateUtc="2026-04-21T02:17:00Z">
            <w:rPr>
              <w:ins w:id="1145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46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47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7CFA0811" w14:textId="77777777" w:rsidR="00A36102" w:rsidRPr="005C0859" w:rsidRDefault="00A36102" w:rsidP="00A36102">
      <w:pPr>
        <w:rPr>
          <w:ins w:id="1148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49" w:author="Lynne Deng 邓玲玲" w:date="2026-04-21T10:17:00Z" w16du:dateUtc="2026-04-21T02:17:00Z">
            <w:rPr>
              <w:ins w:id="1150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51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52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NOTE!!! </w:t>
        </w:r>
      </w:ins>
    </w:p>
    <w:p w14:paraId="1F146386" w14:textId="4B3825FD" w:rsidR="00A36102" w:rsidRPr="005C0859" w:rsidRDefault="00A36102" w:rsidP="00A36102">
      <w:pPr>
        <w:rPr>
          <w:ins w:id="1153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54" w:author="Lynne Deng 邓玲玲" w:date="2026-04-21T10:17:00Z" w16du:dateUtc="2026-04-21T02:17:00Z">
            <w:rPr>
              <w:ins w:id="1155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56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57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The decoded frame data will only stored in host memory (vmpp_MEM_HOST), </w:t>
        </w:r>
      </w:ins>
    </w:p>
    <w:p w14:paraId="6C3ABC28" w14:textId="6F85C95D" w:rsidR="00A36102" w:rsidRPr="005C0859" w:rsidRDefault="00A36102" w:rsidP="00A36102">
      <w:pPr>
        <w:rPr>
          <w:ins w:id="1158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59" w:author="Lynne Deng 邓玲玲" w:date="2026-04-21T10:17:00Z" w16du:dateUtc="2026-04-21T02:17:00Z">
            <w:rPr>
              <w:ins w:id="1160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61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62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NOT recommended for transcoding applications. */</w:t>
        </w:r>
      </w:ins>
    </w:p>
    <w:p w14:paraId="24513861" w14:textId="77777777" w:rsidR="00A36102" w:rsidRPr="007930D8" w:rsidRDefault="00A36102" w:rsidP="00A36102">
      <w:pPr>
        <w:rPr>
          <w:ins w:id="1163" w:author="Lynne Deng 邓玲玲" w:date="2026-04-20T18:31:00Z" w16du:dateUtc="2026-04-20T10:31:00Z"/>
          <w:rFonts w:ascii="Consolas" w:eastAsia="宋体" w:hAnsi="Consolas" w:cs="Fira Code"/>
          <w:color w:val="0000FF"/>
          <w:kern w:val="0"/>
          <w:sz w:val="18"/>
          <w:szCs w:val="18"/>
          <w:rPrChange w:id="1164" w:author="Lynne Deng 邓玲玲" w:date="2026-04-21T10:02:00Z" w16du:dateUtc="2026-04-21T02:02:00Z">
            <w:rPr>
              <w:ins w:id="1165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</w:p>
    <w:p w14:paraId="5AEC9FCD" w14:textId="77777777" w:rsidR="00A36102" w:rsidRPr="005C0859" w:rsidRDefault="00A36102" w:rsidP="00A36102">
      <w:pPr>
        <w:rPr>
          <w:ins w:id="1166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67" w:author="Lynne Deng 邓玲玲" w:date="2026-04-21T10:17:00Z" w16du:dateUtc="2026-04-21T02:17:00Z">
            <w:rPr>
              <w:ins w:id="1168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69" w:author="Lynne Deng 邓玲玲" w:date="2026-04-20T18:31:00Z" w16du:dateUtc="2026-04-20T10:31:00Z"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170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171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>vmpp_DEC_MEM_USER_AS_HWOUT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172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, </w:t>
        </w:r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173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        </w:t>
        </w:r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7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/* user provide output buffer for HW to output data into it directly (DEVICE).</w:t>
        </w:r>
      </w:ins>
    </w:p>
    <w:p w14:paraId="42BB6F03" w14:textId="77777777" w:rsidR="00A36102" w:rsidRPr="005C0859" w:rsidRDefault="00A36102" w:rsidP="00A36102">
      <w:pPr>
        <w:rPr>
          <w:ins w:id="117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76" w:author="Lynne Deng 邓玲玲" w:date="2026-04-21T10:17:00Z" w16du:dateUtc="2026-04-21T02:17:00Z">
            <w:rPr>
              <w:ins w:id="117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7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7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H.264/HEVC/JPEG: User needs to provide a DEVICE buffer with sufficient size (through vmppStream.outputBusAddress[0/1]) to call vmppDecSendStream.</w:t>
        </w:r>
      </w:ins>
    </w:p>
    <w:p w14:paraId="2B9EA361" w14:textId="77777777" w:rsidR="00A36102" w:rsidRPr="005C0859" w:rsidRDefault="00A36102" w:rsidP="00A36102">
      <w:pPr>
        <w:rPr>
          <w:ins w:id="118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81" w:author="Lynne Deng 邓玲玲" w:date="2026-04-21T10:17:00Z" w16du:dateUtc="2026-04-21T02:17:00Z">
            <w:rPr>
              <w:ins w:id="118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8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8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                   And the buffer with decoded data will be returned through vmppFrame.busAddress[0/1] after calling vmppDecReceiveFrame,</w:t>
        </w:r>
      </w:ins>
    </w:p>
    <w:p w14:paraId="7FEE792E" w14:textId="1F5B7176" w:rsidR="00A36102" w:rsidRPr="005C0859" w:rsidRDefault="00A36102" w:rsidP="00A36102">
      <w:pPr>
        <w:rPr>
          <w:ins w:id="118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86" w:author="Lynne Deng 邓玲玲" w:date="2026-04-21T10:17:00Z" w16du:dateUtc="2026-04-21T02:17:00Z">
            <w:rPr>
              <w:ins w:id="118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8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8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The output vmppFrame.memoryType will be vmpp_MEM_DEVICE</w:t>
        </w:r>
      </w:ins>
    </w:p>
    <w:p w14:paraId="7AABDBB5" w14:textId="77777777" w:rsidR="00A36102" w:rsidRPr="005C0859" w:rsidRDefault="00A36102" w:rsidP="00A36102">
      <w:pPr>
        <w:rPr>
          <w:ins w:id="119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91" w:author="Lynne Deng 邓玲玲" w:date="2026-04-21T10:17:00Z" w16du:dateUtc="2026-04-21T02:17:00Z">
            <w:rPr>
              <w:ins w:id="119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9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9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2E18B4A7" w14:textId="77777777" w:rsidR="00A36102" w:rsidRPr="005C0859" w:rsidRDefault="00A36102" w:rsidP="00A36102">
      <w:pPr>
        <w:rPr>
          <w:ins w:id="119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196" w:author="Lynne Deng 邓玲玲" w:date="2026-04-21T10:17:00Z" w16du:dateUtc="2026-04-21T02:17:00Z">
            <w:rPr>
              <w:ins w:id="119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19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19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lastRenderedPageBreak/>
          <w:t xml:space="preserve">                                             * for AV1/AVS2/VP9:    This memory mode is not supported.</w:t>
        </w:r>
      </w:ins>
    </w:p>
    <w:p w14:paraId="04D734ED" w14:textId="77777777" w:rsidR="00A36102" w:rsidRPr="005C0859" w:rsidRDefault="00A36102" w:rsidP="00A36102">
      <w:pPr>
        <w:rPr>
          <w:ins w:id="120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01" w:author="Lynne Deng 邓玲玲" w:date="2026-04-21T10:17:00Z" w16du:dateUtc="2026-04-21T02:17:00Z">
            <w:rPr>
              <w:ins w:id="120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0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0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4F161BCC" w14:textId="77777777" w:rsidR="00A36102" w:rsidRPr="005C0859" w:rsidRDefault="00A36102" w:rsidP="00A36102">
      <w:pPr>
        <w:rPr>
          <w:ins w:id="120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06" w:author="Lynne Deng 邓玲玲" w:date="2026-04-21T10:17:00Z" w16du:dateUtc="2026-04-21T02:17:00Z">
            <w:rPr>
              <w:ins w:id="120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0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0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NOTE!!!</w:t>
        </w:r>
      </w:ins>
    </w:p>
    <w:p w14:paraId="1E3547B0" w14:textId="77777777" w:rsidR="00A36102" w:rsidRPr="005C0859" w:rsidRDefault="00A36102" w:rsidP="00A36102">
      <w:pPr>
        <w:rPr>
          <w:ins w:id="121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11" w:author="Lynne Deng 邓玲玲" w:date="2026-04-21T10:17:00Z" w16du:dateUtc="2026-04-21T02:17:00Z">
            <w:rPr>
              <w:ins w:id="121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1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1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This mode only supported on certain version of driver, </w:t>
        </w:r>
      </w:ins>
    </w:p>
    <w:p w14:paraId="7D0BF7F6" w14:textId="77777777" w:rsidR="00A36102" w:rsidRPr="005C0859" w:rsidRDefault="00A36102" w:rsidP="00A36102">
      <w:pPr>
        <w:rPr>
          <w:ins w:id="121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16" w:author="Lynne Deng 邓玲玲" w:date="2026-04-21T10:17:00Z" w16du:dateUtc="2026-04-21T02:17:00Z">
            <w:rPr>
              <w:ins w:id="121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1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1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Default width alignment requirements apply:</w:t>
        </w:r>
      </w:ins>
    </w:p>
    <w:p w14:paraId="4F348E14" w14:textId="77777777" w:rsidR="00A36102" w:rsidRPr="005C0859" w:rsidRDefault="00A36102" w:rsidP="00A36102">
      <w:pPr>
        <w:rPr>
          <w:ins w:id="122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21" w:author="Lynne Deng 邓玲玲" w:date="2026-04-21T10:17:00Z" w16du:dateUtc="2026-04-21T02:17:00Z">
            <w:rPr>
              <w:ins w:id="122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2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2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   H264: 16-pixel alignment</w:t>
        </w:r>
      </w:ins>
    </w:p>
    <w:p w14:paraId="2E3B7CE5" w14:textId="77777777" w:rsidR="00A36102" w:rsidRPr="005C0859" w:rsidRDefault="00A36102" w:rsidP="00A36102">
      <w:pPr>
        <w:rPr>
          <w:ins w:id="122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26" w:author="Lynne Deng 邓玲玲" w:date="2026-04-21T10:17:00Z" w16du:dateUtc="2026-04-21T02:17:00Z">
            <w:rPr>
              <w:ins w:id="122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2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2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   HEVC: 8-pixel alignment</w:t>
        </w:r>
      </w:ins>
    </w:p>
    <w:p w14:paraId="3B3318AF" w14:textId="77777777" w:rsidR="00A36102" w:rsidRPr="005C0859" w:rsidRDefault="00A36102" w:rsidP="00A36102">
      <w:pPr>
        <w:rPr>
          <w:ins w:id="123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31" w:author="Lynne Deng 邓玲玲" w:date="2026-04-21T10:17:00Z" w16du:dateUtc="2026-04-21T02:17:00Z">
            <w:rPr>
              <w:ins w:id="123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3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3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   JPEG: 128-pixel alignment</w:t>
        </w:r>
      </w:ins>
    </w:p>
    <w:p w14:paraId="3246D3F5" w14:textId="77777777" w:rsidR="00A36102" w:rsidRPr="005C0859" w:rsidRDefault="00A36102" w:rsidP="00A36102">
      <w:pPr>
        <w:rPr>
          <w:ins w:id="123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36" w:author="Lynne Deng 邓玲玲" w:date="2026-04-21T10:17:00Z" w16du:dateUtc="2026-04-21T02:17:00Z">
            <w:rPr>
              <w:ins w:id="123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3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3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 This buffers will set as pp buffer not need M2M. */</w:t>
        </w:r>
      </w:ins>
    </w:p>
    <w:p w14:paraId="623E246F" w14:textId="77777777" w:rsidR="00A36102" w:rsidRPr="007930D8" w:rsidRDefault="00A36102" w:rsidP="00A36102">
      <w:pPr>
        <w:rPr>
          <w:ins w:id="1240" w:author="Lynne Deng 邓玲玲" w:date="2026-04-20T18:31:00Z" w16du:dateUtc="2026-04-20T10:31:00Z"/>
          <w:rFonts w:ascii="Consolas" w:eastAsia="宋体" w:hAnsi="Consolas" w:cs="Fira Code"/>
          <w:color w:val="0000FF"/>
          <w:kern w:val="0"/>
          <w:sz w:val="18"/>
          <w:szCs w:val="18"/>
          <w:rPrChange w:id="1241" w:author="Lynne Deng 邓玲玲" w:date="2026-04-21T10:02:00Z" w16du:dateUtc="2026-04-21T02:02:00Z">
            <w:rPr>
              <w:ins w:id="124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</w:p>
    <w:p w14:paraId="0508ACA4" w14:textId="77777777" w:rsidR="00A36102" w:rsidRPr="005C0859" w:rsidRDefault="00A36102" w:rsidP="00A36102">
      <w:pPr>
        <w:rPr>
          <w:ins w:id="1243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44" w:author="Lynne Deng 邓玲玲" w:date="2026-04-21T10:17:00Z" w16du:dateUtc="2026-04-21T02:17:00Z">
            <w:rPr>
              <w:ins w:id="1245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46" w:author="Lynne Deng 邓玲玲" w:date="2026-04-20T18:31:00Z" w16du:dateUtc="2026-04-20T10:31:00Z"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247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248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>vmpp_DEC_MEM_USER_OUT_HANDLE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24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, </w:t>
        </w:r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250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         </w:t>
        </w:r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51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/* user provide output handle for HW to output data into it directly.</w:t>
        </w:r>
      </w:ins>
    </w:p>
    <w:p w14:paraId="38D3BBC9" w14:textId="77777777" w:rsidR="00A36102" w:rsidRPr="005C0859" w:rsidRDefault="00A36102" w:rsidP="00A36102">
      <w:pPr>
        <w:rPr>
          <w:ins w:id="1252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53" w:author="Lynne Deng 邓玲玲" w:date="2026-04-21T10:17:00Z" w16du:dateUtc="2026-04-21T02:17:00Z">
            <w:rPr>
              <w:ins w:id="1254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55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56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H.264/HEVC:   User needs to provide an output handle (through vmppStream.outputBusAddress[0]) to call vmppDecSendStream.</w:t>
        </w:r>
      </w:ins>
    </w:p>
    <w:p w14:paraId="2DD7EE4E" w14:textId="5024E66B" w:rsidR="00A36102" w:rsidRPr="005C0859" w:rsidRDefault="00A36102" w:rsidP="00A36102">
      <w:pPr>
        <w:rPr>
          <w:ins w:id="1257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58" w:author="Lynne Deng 邓玲玲" w:date="2026-04-21T10:17:00Z" w16du:dateUtc="2026-04-21T02:17:00Z">
            <w:rPr>
              <w:ins w:id="1259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60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61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And the output handle with decoded data will be returned through vmppFrame.busAddress[0] after calling vmppDecReceiveFrame,</w:t>
        </w:r>
      </w:ins>
    </w:p>
    <w:p w14:paraId="4FDDE979" w14:textId="59733796" w:rsidR="00A36102" w:rsidRPr="005C0859" w:rsidRDefault="00A36102" w:rsidP="00A36102">
      <w:pPr>
        <w:rPr>
          <w:ins w:id="1262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63" w:author="Lynne Deng 邓玲玲" w:date="2026-04-21T10:17:00Z" w16du:dateUtc="2026-04-21T02:17:00Z">
            <w:rPr>
              <w:ins w:id="1264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65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66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The output vmppFrame.memoryType will be vmpp_MEM_DEVICE</w:t>
        </w:r>
      </w:ins>
    </w:p>
    <w:p w14:paraId="0F529735" w14:textId="77777777" w:rsidR="00A36102" w:rsidRPr="005C0859" w:rsidRDefault="00A36102" w:rsidP="00A36102">
      <w:pPr>
        <w:rPr>
          <w:ins w:id="1267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68" w:author="Lynne Deng 邓玲玲" w:date="2026-04-21T10:17:00Z" w16du:dateUtc="2026-04-21T02:17:00Z">
            <w:rPr>
              <w:ins w:id="1269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70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71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6E7F9455" w14:textId="77777777" w:rsidR="00A36102" w:rsidRPr="005C0859" w:rsidRDefault="00A36102" w:rsidP="00A36102">
      <w:pPr>
        <w:rPr>
          <w:ins w:id="1272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73" w:author="Lynne Deng 邓玲玲" w:date="2026-04-21T10:17:00Z" w16du:dateUtc="2026-04-21T02:17:00Z">
            <w:rPr>
              <w:ins w:id="1274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75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76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AV1/AVS2/VP9: User needs to provide an output handle (through vmppFrame.sharedFD) to call vmppDecReceiveFrame.</w:t>
        </w:r>
      </w:ins>
    </w:p>
    <w:p w14:paraId="2F6A770B" w14:textId="7A9B8278" w:rsidR="00A36102" w:rsidRPr="005C0859" w:rsidRDefault="00A36102" w:rsidP="00A36102">
      <w:pPr>
        <w:rPr>
          <w:ins w:id="1277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78" w:author="Lynne Deng 邓玲玲" w:date="2026-04-21T10:17:00Z" w16du:dateUtc="2026-04-21T02:17:00Z">
            <w:rPr>
              <w:ins w:id="1279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80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81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And the decoded data will be output into this sharedFD,</w:t>
        </w:r>
      </w:ins>
    </w:p>
    <w:p w14:paraId="2265A5B5" w14:textId="42EF9663" w:rsidR="00A36102" w:rsidRPr="005C0859" w:rsidRDefault="00A36102" w:rsidP="00A36102">
      <w:pPr>
        <w:rPr>
          <w:ins w:id="1282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83" w:author="Lynne Deng 邓玲玲" w:date="2026-04-21T10:17:00Z" w16du:dateUtc="2026-04-21T02:17:00Z">
            <w:rPr>
              <w:ins w:id="1284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85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86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The output vmppFrame.memoryType will be vmpp_MEM_SHARED.</w:t>
        </w:r>
      </w:ins>
    </w:p>
    <w:p w14:paraId="3092D9E3" w14:textId="1E4226ED" w:rsidR="00A36102" w:rsidRPr="005C0859" w:rsidRDefault="00A36102" w:rsidP="00A36102">
      <w:pPr>
        <w:rPr>
          <w:ins w:id="1287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88" w:author="Lynne Deng 邓玲玲" w:date="2026-04-21T10:17:00Z" w16du:dateUtc="2026-04-21T02:17:00Z">
            <w:rPr>
              <w:ins w:id="1289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90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91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  <w:ins w:id="1292" w:author="Lynne Deng 邓玲玲" w:date="2026-04-21T13:53:00Z" w16du:dateUtc="2026-04-21T05:53:00Z">
        <w:r w:rsidR="00CA6BB0">
          <w:rPr>
            <w:rFonts w:ascii="Consolas" w:eastAsia="宋体" w:hAnsi="Consolas" w:cs="Fira Code" w:hint="eastAsia"/>
            <w:color w:val="008000"/>
            <w:kern w:val="0"/>
            <w:sz w:val="18"/>
            <w:szCs w:val="18"/>
          </w:rPr>
          <w:t xml:space="preserve"> </w:t>
        </w:r>
      </w:ins>
      <w:ins w:id="129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9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!!! In this case, the behavior of this mode is more similar to that of vmpp_DEC_MEM_USER_OUT_BUF_DEV.</w:t>
        </w:r>
      </w:ins>
    </w:p>
    <w:p w14:paraId="0CBD97BC" w14:textId="77777777" w:rsidR="00A36102" w:rsidRPr="005C0859" w:rsidRDefault="00A36102" w:rsidP="00A36102">
      <w:pPr>
        <w:rPr>
          <w:ins w:id="129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296" w:author="Lynne Deng 邓玲玲" w:date="2026-04-21T10:17:00Z" w16du:dateUtc="2026-04-21T02:17:00Z">
            <w:rPr>
              <w:ins w:id="129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29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29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6072B899" w14:textId="5BD82DB1" w:rsidR="00A36102" w:rsidRPr="005C0859" w:rsidRDefault="00A36102" w:rsidP="00A36102">
      <w:pPr>
        <w:rPr>
          <w:ins w:id="130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301" w:author="Lynne Deng 邓玲玲" w:date="2026-04-21T10:17:00Z" w16du:dateUtc="2026-04-21T02:17:00Z">
            <w:rPr>
              <w:ins w:id="130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30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30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for JPEG: This memory mode is not supported.</w:t>
        </w:r>
      </w:ins>
    </w:p>
    <w:p w14:paraId="2C20B35A" w14:textId="77777777" w:rsidR="00A36102" w:rsidRPr="005C0859" w:rsidRDefault="00A36102" w:rsidP="00A36102">
      <w:pPr>
        <w:rPr>
          <w:ins w:id="130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306" w:author="Lynne Deng 邓玲玲" w:date="2026-04-21T10:17:00Z" w16du:dateUtc="2026-04-21T02:17:00Z">
            <w:rPr>
              <w:ins w:id="130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30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30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</w:p>
    <w:p w14:paraId="7D8D6181" w14:textId="77777777" w:rsidR="00A36102" w:rsidRPr="005C0859" w:rsidRDefault="00A36102" w:rsidP="00A36102">
      <w:pPr>
        <w:rPr>
          <w:ins w:id="1310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311" w:author="Lynne Deng 邓玲玲" w:date="2026-04-21T10:17:00Z" w16du:dateUtc="2026-04-21T02:17:00Z">
            <w:rPr>
              <w:ins w:id="1312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313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314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  NOTE!!!</w:t>
        </w:r>
      </w:ins>
    </w:p>
    <w:p w14:paraId="33E27B97" w14:textId="2EDCC259" w:rsidR="00A36102" w:rsidRPr="005C0859" w:rsidRDefault="00A36102" w:rsidP="00A36102">
      <w:pPr>
        <w:rPr>
          <w:ins w:id="1315" w:author="Lynne Deng 邓玲玲" w:date="2026-04-20T18:31:00Z" w16du:dateUtc="2026-04-20T10:31:00Z"/>
          <w:rFonts w:ascii="Consolas" w:eastAsia="宋体" w:hAnsi="Consolas" w:cs="Fira Code"/>
          <w:color w:val="008000"/>
          <w:kern w:val="0"/>
          <w:sz w:val="18"/>
          <w:szCs w:val="18"/>
          <w:rPrChange w:id="1316" w:author="Lynne Deng 邓玲玲" w:date="2026-04-21T10:17:00Z" w16du:dateUtc="2026-04-21T02:17:00Z">
            <w:rPr>
              <w:ins w:id="1317" w:author="Lynne Deng 邓玲玲" w:date="2026-04-20T18:31:00Z" w16du:dateUtc="2026-04-20T10:31:00Z"/>
              <w:rFonts w:ascii="Times New Roman" w:eastAsia="宋体" w:hAnsi="Times New Roman" w:cs="Times New Roman"/>
            </w:rPr>
          </w:rPrChange>
        </w:rPr>
      </w:pPr>
      <w:ins w:id="1318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319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 xml:space="preserve">                                             *</w:t>
        </w:r>
      </w:ins>
      <w:ins w:id="1320" w:author="Lynne Deng 邓玲玲" w:date="2026-04-21T13:54:00Z" w16du:dateUtc="2026-04-21T05:54:00Z">
        <w:r w:rsidR="00CD0C1D">
          <w:rPr>
            <w:rFonts w:ascii="Consolas" w:eastAsia="宋体" w:hAnsi="Consolas" w:cs="Fira Code" w:hint="eastAsia"/>
            <w:color w:val="008000"/>
            <w:kern w:val="0"/>
            <w:sz w:val="18"/>
            <w:szCs w:val="18"/>
          </w:rPr>
          <w:t xml:space="preserve"> </w:t>
        </w:r>
      </w:ins>
      <w:ins w:id="1321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322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This mode only supported on certain version of driver for sg100,  sdk will transfer out handle to output address. */</w:t>
        </w:r>
      </w:ins>
    </w:p>
    <w:p w14:paraId="66156D17" w14:textId="12AC0EB9" w:rsidR="00A36102" w:rsidRDefault="00A36102" w:rsidP="00A36102">
      <w:pPr>
        <w:rPr>
          <w:ins w:id="1323" w:author="Lynne Deng 邓玲玲" w:date="2026-04-21T10:18:00Z" w16du:dateUtc="2026-04-21T02:18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324" w:author="Lynne Deng 邓玲玲" w:date="2026-04-20T18:31:00Z" w16du:dateUtc="2026-04-20T10:31:00Z"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25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}</w:t>
        </w:r>
        <w:r w:rsidRPr="007930D8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326" w:author="Lynne Deng 邓玲玲" w:date="2026-04-21T10:02:00Z" w16du:dateUtc="2026-04-21T02:02:00Z">
              <w:rPr>
                <w:rFonts w:ascii="Times New Roman" w:eastAsia="宋体" w:hAnsi="Times New Roman" w:cs="Times New Roman"/>
              </w:rPr>
            </w:rPrChange>
          </w:rPr>
          <w:t xml:space="preserve"> </w:t>
        </w:r>
        <w:r w:rsidRPr="005C0859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327" w:author="Lynne Deng 邓玲玲" w:date="2026-04-21T10:16:00Z" w16du:dateUtc="2026-04-21T02:16:00Z">
              <w:rPr>
                <w:rFonts w:ascii="Times New Roman" w:eastAsia="宋体" w:hAnsi="Times New Roman" w:cs="Times New Roman"/>
              </w:rPr>
            </w:rPrChange>
          </w:rPr>
          <w:t>vmppDecMemoryMode</w:t>
        </w:r>
        <w:r w:rsidRPr="005C0859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28" w:author="Lynne Deng 邓玲玲" w:date="2026-04-21T10:17:00Z" w16du:dateUtc="2026-04-21T02:17:00Z">
              <w:rPr>
                <w:rFonts w:ascii="Times New Roman" w:eastAsia="宋体" w:hAnsi="Times New Roman" w:cs="Times New Roman"/>
              </w:rPr>
            </w:rPrChange>
          </w:rPr>
          <w:t>;</w:t>
        </w:r>
      </w:ins>
    </w:p>
    <w:p w14:paraId="6F2F8C1E" w14:textId="77777777" w:rsidR="00D87B47" w:rsidRDefault="00D87B47" w:rsidP="00D87B47">
      <w:pPr>
        <w:rPr>
          <w:ins w:id="1329" w:author="Lynne Deng 邓玲玲" w:date="2026-04-21T10:18:00Z" w16du:dateUtc="2026-04-21T02:18:00Z"/>
          <w:rFonts w:ascii="Times New Roman" w:eastAsia="宋体" w:hAnsi="Times New Roman" w:cs="Times New Roman"/>
        </w:rPr>
      </w:pPr>
      <w:bookmarkStart w:id="1330" w:name="OLE_LINK53"/>
      <w:ins w:id="1331" w:author="Lynne Deng 邓玲玲" w:date="2026-04-21T10:18:00Z" w16du:dateUtc="2026-04-21T02:18:00Z">
        <w:r w:rsidRPr="007E5F63">
          <w:rPr>
            <w:rFonts w:ascii="Times New Roman" w:eastAsia="宋体" w:hAnsi="Times New Roman" w:cs="Times New Roman"/>
          </w:rPr>
          <w:t>定义位于</w:t>
        </w:r>
        <w:r>
          <w:rPr>
            <w:rFonts w:ascii="Times New Roman" w:eastAsia="宋体" w:hAnsi="Times New Roman" w:cs="Times New Roman" w:hint="eastAsia"/>
          </w:rPr>
          <w:t>vmpp</w:t>
        </w:r>
        <w:r>
          <w:rPr>
            <w:rFonts w:ascii="Times New Roman" w:eastAsia="宋体" w:hAnsi="Times New Roman" w:cs="Times New Roman"/>
          </w:rPr>
          <w:t>_dec_defs</w:t>
        </w:r>
        <w:r w:rsidRPr="007E5F63">
          <w:rPr>
            <w:rFonts w:ascii="Times New Roman" w:eastAsia="宋体" w:hAnsi="Times New Roman" w:cs="Times New Roman"/>
          </w:rPr>
          <w:t>.h</w:t>
        </w:r>
      </w:ins>
    </w:p>
    <w:bookmarkEnd w:id="1330"/>
    <w:p w14:paraId="2B71D779" w14:textId="77777777" w:rsidR="00D87B47" w:rsidRDefault="00D87B47" w:rsidP="00A36102">
      <w:pPr>
        <w:rPr>
          <w:ins w:id="1332" w:author="Lynne Deng 邓玲玲" w:date="2026-04-21T10:18:00Z" w16du:dateUtc="2026-04-21T02:18:00Z"/>
          <w:rFonts w:ascii="Consolas" w:eastAsia="宋体" w:hAnsi="Consolas" w:cs="Fira Code"/>
          <w:color w:val="0000FF"/>
          <w:kern w:val="0"/>
          <w:sz w:val="18"/>
          <w:szCs w:val="18"/>
        </w:rPr>
      </w:pPr>
    </w:p>
    <w:p w14:paraId="4BA6C52E" w14:textId="16E40B76" w:rsidR="00D87B47" w:rsidRDefault="00D87B47" w:rsidP="00D87B47">
      <w:pPr>
        <w:pStyle w:val="3"/>
        <w:rPr>
          <w:ins w:id="1333" w:author="Lynne Deng 邓玲玲" w:date="2026-04-21T10:20:00Z" w16du:dateUtc="2026-04-21T02:20:00Z"/>
          <w:rFonts w:hint="eastAsia"/>
        </w:rPr>
      </w:pPr>
      <w:bookmarkStart w:id="1334" w:name="_Toc227677578"/>
      <w:ins w:id="1335" w:author="Lynne Deng 邓玲玲" w:date="2026-04-21T10:19:00Z" w16du:dateUtc="2026-04-21T02:19:00Z">
        <w:r>
          <w:rPr>
            <w:rFonts w:hint="eastAsia"/>
          </w:rPr>
          <w:t>3</w:t>
        </w:r>
        <w:r>
          <w:t>.1.</w:t>
        </w:r>
      </w:ins>
      <w:ins w:id="1336" w:author="Lynne Deng 邓玲玲" w:date="2026-04-21T11:14:00Z" w16du:dateUtc="2026-04-21T03:14:00Z">
        <w:r w:rsidR="00ED5A70">
          <w:rPr>
            <w:rFonts w:hint="eastAsia"/>
          </w:rPr>
          <w:t>7</w:t>
        </w:r>
      </w:ins>
      <w:ins w:id="1337" w:author="Lynne Deng 邓玲玲" w:date="2026-04-21T10:19:00Z" w16du:dateUtc="2026-04-21T02:19:00Z">
        <w:r>
          <w:t xml:space="preserve"> </w:t>
        </w:r>
      </w:ins>
      <w:ins w:id="1338" w:author="Lynne Deng 邓玲玲" w:date="2026-04-21T10:20:00Z" w16du:dateUtc="2026-04-21T02:20:00Z">
        <w:r w:rsidRPr="00D87B47">
          <w:rPr>
            <w:rFonts w:hint="eastAsia"/>
          </w:rPr>
          <w:t>vmppDecApiMode</w:t>
        </w:r>
        <w:bookmarkEnd w:id="1334"/>
      </w:ins>
    </w:p>
    <w:p w14:paraId="7D4616BC" w14:textId="1CDCEDFB" w:rsidR="00D87B47" w:rsidRPr="00D87B47" w:rsidRDefault="00D87B47">
      <w:pPr>
        <w:rPr>
          <w:ins w:id="1339" w:author="Lynne Deng 邓玲玲" w:date="2026-04-21T10:19:00Z" w16du:dateUtc="2026-04-21T02:19:00Z"/>
          <w:rFonts w:hint="eastAsia"/>
        </w:rPr>
        <w:pPrChange w:id="1340" w:author="Lynne Deng 邓玲玲" w:date="2026-04-21T10:20:00Z" w16du:dateUtc="2026-04-21T02:20:00Z">
          <w:pPr>
            <w:pStyle w:val="3"/>
          </w:pPr>
        </w:pPrChange>
      </w:pPr>
      <w:ins w:id="1341" w:author="Lynne Deng 邓玲玲" w:date="2026-04-21T10:20:00Z" w16du:dateUtc="2026-04-21T02:20:00Z">
        <w:r w:rsidRPr="00C64082">
          <w:rPr>
            <w:rFonts w:ascii="Times New Roman" w:eastAsia="宋体" w:hAnsi="Times New Roman" w:cs="Times New Roman" w:hint="eastAsia"/>
            <w:rPrChange w:id="1342" w:author="Lynne Deng 邓玲玲" w:date="2026-04-21T11:00:00Z" w16du:dateUtc="2026-04-21T03:00:00Z">
              <w:rPr>
                <w:rFonts w:hint="eastAsia"/>
                <w:b w:val="0"/>
                <w:bCs w:val="0"/>
              </w:rPr>
            </w:rPrChange>
          </w:rPr>
          <w:t>解码接口模式</w:t>
        </w:r>
      </w:ins>
      <w:ins w:id="1343" w:author="Lynne Deng 邓玲玲" w:date="2026-04-21T11:00:00Z" w16du:dateUtc="2026-04-21T03:00:00Z">
        <w:r w:rsidR="00C64082">
          <w:rPr>
            <w:rFonts w:ascii="Times New Roman" w:eastAsia="宋体" w:hAnsi="Times New Roman" w:cs="Times New Roman" w:hint="eastAsia"/>
          </w:rPr>
          <w:t>，</w:t>
        </w:r>
      </w:ins>
      <w:ins w:id="1344" w:author="Lynne Deng 邓玲玲" w:date="2026-04-21T10:21:00Z" w16du:dateUtc="2026-04-21T02:21:00Z">
        <w:r w:rsidRPr="007E5F63">
          <w:rPr>
            <w:rFonts w:ascii="Times New Roman" w:eastAsia="宋体" w:hAnsi="Times New Roman" w:cs="Times New Roman"/>
          </w:rPr>
          <w:t>具体定义如下：</w:t>
        </w:r>
      </w:ins>
    </w:p>
    <w:p w14:paraId="7D9D7EF6" w14:textId="77777777" w:rsidR="00D87B47" w:rsidRPr="00D87B47" w:rsidRDefault="00D87B47" w:rsidP="00D87B47">
      <w:pPr>
        <w:rPr>
          <w:ins w:id="1345" w:author="Lynne Deng 邓玲玲" w:date="2026-04-21T10:19:00Z"/>
          <w:rFonts w:ascii="Consolas" w:eastAsia="宋体" w:hAnsi="Consolas" w:cs="Fira Code"/>
          <w:color w:val="0000FF"/>
          <w:kern w:val="0"/>
          <w:sz w:val="18"/>
          <w:szCs w:val="18"/>
        </w:rPr>
      </w:pPr>
      <w:ins w:id="1346" w:author="Lynne Deng 邓玲玲" w:date="2026-04-21T10:19:00Z">
        <w:r w:rsidRPr="00D87B47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 xml:space="preserve">typedef enum </w:t>
        </w:r>
        <w:r w:rsidRPr="00D87B47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347" w:author="Lynne Deng 邓玲玲" w:date="2026-04-21T10:19:00Z" w16du:dateUtc="2026-04-21T02:19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vmppDecApiMode</w:t>
        </w:r>
        <w:r w:rsidRPr="00D87B47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 xml:space="preserve"> </w:t>
        </w:r>
        <w:r w:rsidRPr="00D87B47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48" w:author="Lynne Deng 邓玲玲" w:date="2026-04-21T10:20:00Z" w16du:dateUtc="2026-04-21T02:20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{</w:t>
        </w:r>
      </w:ins>
    </w:p>
    <w:p w14:paraId="1E1C98A2" w14:textId="77777777" w:rsidR="00D87B47" w:rsidRPr="00D87B47" w:rsidRDefault="00D87B47" w:rsidP="00D87B47">
      <w:pPr>
        <w:rPr>
          <w:ins w:id="1349" w:author="Lynne Deng 邓玲玲" w:date="2026-04-21T10:19:00Z"/>
          <w:rFonts w:ascii="Consolas" w:eastAsia="宋体" w:hAnsi="Consolas" w:cs="Fira Code"/>
          <w:color w:val="008000"/>
          <w:kern w:val="0"/>
          <w:sz w:val="18"/>
          <w:szCs w:val="18"/>
          <w:rPrChange w:id="1350" w:author="Lynne Deng 邓玲玲" w:date="2026-04-21T10:20:00Z" w16du:dateUtc="2026-04-21T02:20:00Z">
            <w:rPr>
              <w:ins w:id="1351" w:author="Lynne Deng 邓玲玲" w:date="2026-04-21T10:19:00Z"/>
              <w:rFonts w:ascii="Consolas" w:eastAsia="宋体" w:hAnsi="Consolas" w:cs="Fira Code"/>
              <w:color w:val="0000FF"/>
              <w:kern w:val="0"/>
              <w:sz w:val="18"/>
              <w:szCs w:val="18"/>
            </w:rPr>
          </w:rPrChange>
        </w:rPr>
      </w:pPr>
      <w:ins w:id="1352" w:author="Lynne Deng 邓玲玲" w:date="2026-04-21T10:19:00Z">
        <w:r w:rsidRPr="00D87B47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 xml:space="preserve">    </w:t>
        </w:r>
        <w:r w:rsidRPr="00D87B47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53" w:author="Lynne Deng 邓玲玲" w:date="2026-04-21T10:19:00Z" w16du:dateUtc="2026-04-21T02:19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vmpp_DEC_API_MODE_PARALLEL</w:t>
        </w:r>
        <w:r w:rsidRPr="00D87B47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54" w:author="Lynne Deng 邓玲玲" w:date="2026-04-21T10:20:00Z" w16du:dateUtc="2026-04-21T02:20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,</w:t>
        </w:r>
        <w:r w:rsidRPr="00D87B47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 xml:space="preserve">    </w:t>
        </w:r>
        <w:r w:rsidRPr="00D87B47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355" w:author="Lynne Deng 邓玲玲" w:date="2026-04-21T10:20:00Z" w16du:dateUtc="2026-04-21T02:20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// vmppDecSendStream and vmppDecReceiveFrame will be called from two different threads.</w:t>
        </w:r>
      </w:ins>
    </w:p>
    <w:p w14:paraId="4A183CAB" w14:textId="77777777" w:rsidR="00D87B47" w:rsidRPr="00D87B47" w:rsidRDefault="00D87B47" w:rsidP="00D87B47">
      <w:pPr>
        <w:rPr>
          <w:ins w:id="1356" w:author="Lynne Deng 邓玲玲" w:date="2026-04-21T10:19:00Z"/>
          <w:rFonts w:ascii="Consolas" w:eastAsia="宋体" w:hAnsi="Consolas" w:cs="Fira Code"/>
          <w:color w:val="008000"/>
          <w:kern w:val="0"/>
          <w:sz w:val="18"/>
          <w:szCs w:val="18"/>
          <w:rPrChange w:id="1357" w:author="Lynne Deng 邓玲玲" w:date="2026-04-21T10:20:00Z" w16du:dateUtc="2026-04-21T02:20:00Z">
            <w:rPr>
              <w:ins w:id="1358" w:author="Lynne Deng 邓玲玲" w:date="2026-04-21T10:19:00Z"/>
              <w:rFonts w:ascii="Consolas" w:eastAsia="宋体" w:hAnsi="Consolas" w:cs="Fira Code"/>
              <w:color w:val="0000FF"/>
              <w:kern w:val="0"/>
              <w:sz w:val="18"/>
              <w:szCs w:val="18"/>
            </w:rPr>
          </w:rPrChange>
        </w:rPr>
      </w:pPr>
      <w:ins w:id="1359" w:author="Lynne Deng 邓玲玲" w:date="2026-04-21T10:19:00Z">
        <w:r w:rsidRPr="00D87B47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 xml:space="preserve">    </w:t>
        </w:r>
        <w:r w:rsidRPr="00D87B47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60" w:author="Lynne Deng 邓玲玲" w:date="2026-04-21T10:19:00Z" w16du:dateUtc="2026-04-21T02:19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vmpp_DEC_API_MODE_SERIAL</w:t>
        </w:r>
        <w:r w:rsidRPr="00D87B47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61" w:author="Lynne Deng 邓玲玲" w:date="2026-04-21T10:20:00Z" w16du:dateUtc="2026-04-21T02:20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,</w:t>
        </w:r>
        <w:r w:rsidRPr="00D87B47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 xml:space="preserve">      </w:t>
        </w:r>
        <w:r w:rsidRPr="00D87B47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362" w:author="Lynne Deng 邓玲玲" w:date="2026-04-21T10:20:00Z" w16du:dateUtc="2026-04-21T02:20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// vmppDecSendStream and vmppDecReceiveFrame will be called from one thread.</w:t>
        </w:r>
      </w:ins>
    </w:p>
    <w:p w14:paraId="1EDC4058" w14:textId="77777777" w:rsidR="00D87B47" w:rsidRPr="00D87B47" w:rsidRDefault="00D87B47" w:rsidP="00D87B47">
      <w:pPr>
        <w:rPr>
          <w:ins w:id="1363" w:author="Lynne Deng 邓玲玲" w:date="2026-04-21T10:19:00Z"/>
          <w:rFonts w:ascii="Consolas" w:eastAsia="宋体" w:hAnsi="Consolas" w:cs="Fira Code"/>
          <w:color w:val="0000FF"/>
          <w:kern w:val="0"/>
          <w:sz w:val="18"/>
          <w:szCs w:val="18"/>
        </w:rPr>
      </w:pPr>
      <w:ins w:id="1364" w:author="Lynne Deng 邓玲玲" w:date="2026-04-21T10:19:00Z">
        <w:r w:rsidRPr="00D87B47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65" w:author="Lynne Deng 邓玲玲" w:date="2026-04-21T10:20:00Z" w16du:dateUtc="2026-04-21T02:20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}</w:t>
        </w:r>
        <w:r w:rsidRPr="00D87B47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 xml:space="preserve"> </w:t>
        </w:r>
        <w:r w:rsidRPr="00D87B47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366" w:author="Lynne Deng 邓玲玲" w:date="2026-04-21T10:19:00Z" w16du:dateUtc="2026-04-21T02:19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vmppDecApiMode</w:t>
        </w:r>
        <w:r w:rsidRPr="00D87B47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367" w:author="Lynne Deng 邓玲玲" w:date="2026-04-21T10:20:00Z" w16du:dateUtc="2026-04-21T02:20:00Z">
              <w:rPr>
                <w:rFonts w:ascii="Consolas" w:eastAsia="宋体" w:hAnsi="Consolas" w:cs="Fira Code"/>
                <w:color w:val="0000FF"/>
                <w:kern w:val="0"/>
                <w:sz w:val="18"/>
                <w:szCs w:val="18"/>
              </w:rPr>
            </w:rPrChange>
          </w:rPr>
          <w:t>;</w:t>
        </w:r>
      </w:ins>
    </w:p>
    <w:p w14:paraId="038140D5" w14:textId="3EDE8B92" w:rsidR="005F264F" w:rsidRPr="00500292" w:rsidRDefault="005F264F" w:rsidP="00A36102">
      <w:pPr>
        <w:rPr>
          <w:rFonts w:ascii="Times New Roman" w:eastAsia="宋体" w:hAnsi="Times New Roman" w:cs="Times New Roman"/>
        </w:rPr>
      </w:pPr>
      <w:ins w:id="1368" w:author="Lynne Deng 邓玲玲" w:date="2026-04-21T10:21:00Z" w16du:dateUtc="2026-04-21T02:21:00Z">
        <w:r w:rsidRPr="007E5F63">
          <w:rPr>
            <w:rFonts w:ascii="Times New Roman" w:eastAsia="宋体" w:hAnsi="Times New Roman" w:cs="Times New Roman"/>
          </w:rPr>
          <w:lastRenderedPageBreak/>
          <w:t>定义位于</w:t>
        </w:r>
        <w:r>
          <w:rPr>
            <w:rFonts w:ascii="Times New Roman" w:eastAsia="宋体" w:hAnsi="Times New Roman" w:cs="Times New Roman" w:hint="eastAsia"/>
          </w:rPr>
          <w:t>vmpp</w:t>
        </w:r>
        <w:r>
          <w:rPr>
            <w:rFonts w:ascii="Times New Roman" w:eastAsia="宋体" w:hAnsi="Times New Roman" w:cs="Times New Roman"/>
          </w:rPr>
          <w:t>_dec_defs</w:t>
        </w:r>
        <w:r w:rsidRPr="007E5F63">
          <w:rPr>
            <w:rFonts w:ascii="Times New Roman" w:eastAsia="宋体" w:hAnsi="Times New Roman" w:cs="Times New Roman"/>
          </w:rPr>
          <w:t>.h</w:t>
        </w:r>
      </w:ins>
    </w:p>
    <w:p w14:paraId="44D8E3F7" w14:textId="2FBBAFAB" w:rsidR="005600CB" w:rsidRDefault="005600CB" w:rsidP="005600CB">
      <w:pPr>
        <w:pStyle w:val="3"/>
        <w:rPr>
          <w:rFonts w:hint="eastAsia"/>
        </w:rPr>
      </w:pPr>
      <w:bookmarkStart w:id="1369" w:name="_3.2.5_va_video_field__e"/>
      <w:bookmarkStart w:id="1370" w:name="_Toc227677579"/>
      <w:bookmarkEnd w:id="1369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ins w:id="1371" w:author="Lynne Deng 邓玲玲" w:date="2026-04-21T11:14:00Z" w16du:dateUtc="2026-04-21T03:14:00Z">
        <w:r w:rsidR="00680C1D">
          <w:rPr>
            <w:rFonts w:hint="eastAsia"/>
          </w:rPr>
          <w:t>8</w:t>
        </w:r>
      </w:ins>
      <w:del w:id="1372" w:author="Lynne Deng 邓玲玲" w:date="2026-04-21T11:00:00Z" w16du:dateUtc="2026-04-21T03:00:00Z">
        <w:r w:rsidR="00CB3031" w:rsidDel="00500292">
          <w:delText>6</w:delText>
        </w:r>
      </w:del>
      <w:r>
        <w:t xml:space="preserve"> </w:t>
      </w:r>
      <w:r w:rsidR="00035BDB" w:rsidRPr="00035BDB">
        <w:t>vmppVideoField</w:t>
      </w:r>
      <w:bookmarkEnd w:id="1370"/>
    </w:p>
    <w:p w14:paraId="6FCC0DD0" w14:textId="56A23CED" w:rsidR="005600CB" w:rsidRPr="007E5F63" w:rsidRDefault="00AD7C5C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帧</w:t>
      </w:r>
      <w:r w:rsidRPr="007E5F63">
        <w:rPr>
          <w:rFonts w:ascii="Times New Roman" w:eastAsia="宋体" w:hAnsi="Times New Roman" w:cs="Times New Roman" w:hint="eastAsia"/>
        </w:rPr>
        <w:t>/</w:t>
      </w:r>
      <w:r w:rsidRPr="007E5F63">
        <w:rPr>
          <w:rFonts w:ascii="Times New Roman" w:eastAsia="宋体" w:hAnsi="Times New Roman" w:cs="Times New Roman" w:hint="eastAsia"/>
        </w:rPr>
        <w:t>场类型</w:t>
      </w:r>
      <w:r w:rsidR="005600CB" w:rsidRPr="007E5F63">
        <w:rPr>
          <w:rFonts w:ascii="Times New Roman" w:eastAsia="宋体" w:hAnsi="Times New Roman" w:cs="Times New Roman" w:hint="eastAsia"/>
        </w:rPr>
        <w:t>，具体定义如下：</w:t>
      </w:r>
    </w:p>
    <w:p w14:paraId="3E8749F7" w14:textId="77777777" w:rsidR="00952265" w:rsidRPr="00952265" w:rsidRDefault="00952265" w:rsidP="0095226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52265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52265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52265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vmppVideoField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72D66C3" w14:textId="77777777" w:rsidR="00952265" w:rsidRPr="00952265" w:rsidRDefault="00952265" w:rsidP="0095226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52265">
        <w:rPr>
          <w:rFonts w:ascii="Consolas" w:eastAsia="宋体" w:hAnsi="Consolas" w:cs="Fira Code"/>
          <w:color w:val="2F4F4F"/>
          <w:kern w:val="0"/>
          <w:sz w:val="18"/>
          <w:szCs w:val="18"/>
        </w:rPr>
        <w:t>vmpp_FLD_FRAME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53CC4578" w14:textId="77777777" w:rsidR="00952265" w:rsidRPr="00952265" w:rsidRDefault="00952265" w:rsidP="0095226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952265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vmppVideoField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2921DC78" w14:textId="402076BA" w:rsidR="005600CB" w:rsidRPr="007E5F63" w:rsidRDefault="005600CB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71537C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2B419DEF" w14:textId="1F5655FE" w:rsidR="00827542" w:rsidRPr="00827542" w:rsidRDefault="00827542" w:rsidP="00827542">
      <w:pPr>
        <w:pStyle w:val="3"/>
        <w:rPr>
          <w:rFonts w:hint="eastAsia"/>
        </w:rPr>
      </w:pPr>
      <w:bookmarkStart w:id="1373" w:name="_3.2.6_va_picture_align_e"/>
      <w:bookmarkStart w:id="1374" w:name="_3.2.7_va_pixel_format_e"/>
      <w:bookmarkStart w:id="1375" w:name="_Toc227677580"/>
      <w:bookmarkEnd w:id="1373"/>
      <w:bookmarkEnd w:id="1374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ins w:id="1376" w:author="Lynne Deng 邓玲玲" w:date="2026-04-21T11:14:00Z" w16du:dateUtc="2026-04-21T03:14:00Z">
        <w:r w:rsidR="00680C1D">
          <w:rPr>
            <w:rFonts w:hint="eastAsia"/>
          </w:rPr>
          <w:t>9</w:t>
        </w:r>
      </w:ins>
      <w:del w:id="1377" w:author="Lynne Deng 邓玲玲" w:date="2026-04-21T11:00:00Z" w16du:dateUtc="2026-04-21T03:00:00Z">
        <w:r w:rsidR="00CB3031" w:rsidDel="00A93206">
          <w:delText>7</w:delText>
        </w:r>
      </w:del>
      <w:r>
        <w:t xml:space="preserve"> </w:t>
      </w:r>
      <w:r w:rsidR="00822D66" w:rsidRPr="00822D66">
        <w:t>vmppPixelFormat</w:t>
      </w:r>
      <w:bookmarkEnd w:id="1375"/>
    </w:p>
    <w:p w14:paraId="0F5496AC" w14:textId="3A9F139D" w:rsidR="00827542" w:rsidRPr="007E5F63" w:rsidRDefault="00EC09C7" w:rsidP="0082754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图像像素格式</w:t>
      </w:r>
      <w:bookmarkStart w:id="1378" w:name="OLE_LINK63"/>
      <w:ins w:id="1379" w:author="Lynne Deng 邓玲玲" w:date="2026-04-21T11:00:00Z" w16du:dateUtc="2026-04-21T03:00:00Z">
        <w:r w:rsidR="00A93206" w:rsidRPr="007E5F63">
          <w:rPr>
            <w:rFonts w:ascii="Times New Roman" w:eastAsia="宋体" w:hAnsi="Times New Roman" w:cs="Times New Roman" w:hint="eastAsia"/>
          </w:rPr>
          <w:t>，具体定义如下：</w:t>
        </w:r>
      </w:ins>
      <w:bookmarkEnd w:id="1378"/>
      <w:del w:id="1380" w:author="Lynne Deng 邓玲玲" w:date="2026-04-21T11:00:00Z" w16du:dateUtc="2026-04-21T03:00:00Z">
        <w:r w:rsidR="00827542" w:rsidRPr="007E5F63" w:rsidDel="00A93206">
          <w:rPr>
            <w:rFonts w:ascii="Times New Roman" w:eastAsia="宋体" w:hAnsi="Times New Roman" w:cs="Times New Roman" w:hint="eastAsia"/>
          </w:rPr>
          <w:delText>：</w:delText>
        </w:r>
      </w:del>
    </w:p>
    <w:p w14:paraId="0E9B4698" w14:textId="77777777" w:rsidR="00C11AB8" w:rsidRPr="00C11AB8" w:rsidRDefault="00C11AB8" w:rsidP="00C11AB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11AB8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C11AB8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C11AB8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133E2309" w14:textId="77777777" w:rsidR="00971B4E" w:rsidRPr="00971B4E" w:rsidRDefault="00C11AB8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="00971B4E"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vmpp_PIX_FMT_NONE</w:t>
      </w:r>
      <w:r w:rsidR="00971B4E"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-1,   </w:t>
      </w:r>
    </w:p>
    <w:p w14:paraId="51D2CF5C" w14:textId="1626B997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vmpp_PIX_FMT_YUV420P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planar YUV 4:2:0,    12bpp, 1 Cr &amp; Cb sample per 2x2 Y samples</w:t>
      </w:r>
    </w:p>
    <w:p w14:paraId="1F69D404" w14:textId="399C79F2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vmpp_PIX_FMT_YUV444P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 // planar YUV 4:4:4,    24bpp, 1 Cr &amp; Cb sample per 1x1 Y samples</w:t>
      </w:r>
    </w:p>
    <w:p w14:paraId="39F75DE4" w14:textId="4CE15A68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vmpp_PIX_FMT_YUV422P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// planar YUV 4:2:2,    16bpp, 1 Cr &amp; Cb sample per 2x1 Y samples    </w:t>
      </w:r>
    </w:p>
    <w:p w14:paraId="61D9D5C2" w14:textId="11F5442D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vmpp_PIX_FMT_YUV420P9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// planar YUV 4:2:0,    13.5bpp, 1 Cr &amp; Cb sample per 2x2 Y samples</w:t>
      </w:r>
    </w:p>
    <w:p w14:paraId="7CEA5CD3" w14:textId="09452022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vmpp_PIX_FMT_YUV422P9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// planar YUV 4:2:2,    18bpp, 1 Cr &amp; Cb sample per 2x1 Y samples</w:t>
      </w:r>
    </w:p>
    <w:p w14:paraId="45F7F354" w14:textId="3BEE6B27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vmpp_PIX_FMT_YUV444P9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// planar YUV 4:4:4,    27bpp, 1 Cr &amp; Cb sample per 1x1 Y samples</w:t>
      </w:r>
    </w:p>
    <w:p w14:paraId="543EADEA" w14:textId="20550150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vmpp_PIX_FMT_YUV420P10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 // planar YUV 4:2:0,    15bpp, 1 Cr &amp; Cb sample per 2x2 Y samples</w:t>
      </w:r>
    </w:p>
    <w:p w14:paraId="03A2C008" w14:textId="04351075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vmpp_PIX_FMT_YUV422P10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// planar YUV 4:2:2,    20bpp, 1 Cr &amp; Cb sample per 2x1 Y samples</w:t>
      </w:r>
    </w:p>
    <w:p w14:paraId="15AD941A" w14:textId="5F26CE4C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vmpp_PIX_FMT_YUV444P10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 // planar YUV 4:4:4,    30bpp, 1 Cr &amp; Cb sample per 1x1 Y samples</w:t>
      </w:r>
    </w:p>
    <w:p w14:paraId="3F176ED4" w14:textId="1E0017FC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vmpp_PIX_FMT_YUV420P12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// planar YUV 4:2:0,    18bpp, 1 Cr &amp; Cb sample per 2x2 Y samples</w:t>
      </w:r>
    </w:p>
    <w:p w14:paraId="01039C80" w14:textId="421A01DA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vmpp_PIX_FMT_YUV422P12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 // planar YUV 4:2:2,    24bpp, 1 Cr &amp; Cb sample per 2x1 Y samples</w:t>
      </w:r>
    </w:p>
    <w:p w14:paraId="02979A0B" w14:textId="146C05B8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vmpp_PIX_FMT_YUV444P12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planar YUV 4:4:4,    36bpp, 1 Cr &amp; Cb sample per 1x1 Y samples</w:t>
      </w:r>
    </w:p>
    <w:p w14:paraId="0CFD4CAD" w14:textId="0F242F99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vmpp_PIX_FMT_NV12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planar YUV 4:2:0,    12bpp, 1 plane for Y and 1 plane for the UV components, which are interleaved (first byte U and the following byte V)</w:t>
      </w:r>
    </w:p>
    <w:p w14:paraId="6C733C0E" w14:textId="7A42CC8E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vmpp_PIX_FMT_NV21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as above, but U and V bytes are swapped</w:t>
      </w:r>
    </w:p>
    <w:p w14:paraId="1BD3E749" w14:textId="114541FA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vmpp_PIX_FMT_GRAY8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Y, a.k.a. YUV400,    8bpp</w:t>
      </w:r>
    </w:p>
    <w:p w14:paraId="2B5CA22E" w14:textId="1E57BB5F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vmpp_PIX_FMT_GRAY9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Y, a.k.a. YUV400,    9bpp</w:t>
      </w:r>
    </w:p>
    <w:p w14:paraId="1BC67D34" w14:textId="26BBDB65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vmpp_PIX_FMT_GRAY10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// Y, a.k.a. YUV400,    10bpp</w:t>
      </w:r>
    </w:p>
    <w:p w14:paraId="28BDFA1A" w14:textId="0FDC67CB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vmpp_PIX_FMT_GRAY12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// Y, a.k.a. YUV400,    12bpp</w:t>
      </w:r>
    </w:p>
    <w:p w14:paraId="1B30727E" w14:textId="664634CF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vmpp_PIX_FMT_RGB24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// packed RGB 8:8:8,    24bpp, RGBRGB...</w:t>
      </w:r>
    </w:p>
    <w:p w14:paraId="2CA50459" w14:textId="6AD4A5B7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vmpp_PIX_FMT_BGR24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 // packed RGB 8:8:8,    24bpp, BGRBGR...</w:t>
      </w:r>
    </w:p>
    <w:p w14:paraId="51A48320" w14:textId="00F2613B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vmpp_PIX_FMT_ARGB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packed ARGB 8:8:8:8, 32bpp, ARGBARGB...</w:t>
      </w:r>
    </w:p>
    <w:p w14:paraId="2F4756B1" w14:textId="34D15727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vmpp_PIX_FMT_RGBA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packed RGBA 8:8:8:8, 32bpp, RGBARGBA...</w:t>
      </w:r>
    </w:p>
    <w:p w14:paraId="5ED585A3" w14:textId="2512E074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vmpp_PIX_FMT_ABGR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packed ABGR 8:8:8:8, 32bpp, ABGRABGR...</w:t>
      </w:r>
    </w:p>
    <w:p w14:paraId="4074A70A" w14:textId="10D9CB80" w:rsidR="00971B4E" w:rsidRDefault="00971B4E">
      <w:pPr>
        <w:widowControl/>
        <w:shd w:val="clear" w:color="auto" w:fill="FFFFFF"/>
        <w:spacing w:line="300" w:lineRule="atLeast"/>
        <w:ind w:firstLine="370"/>
        <w:jc w:val="left"/>
        <w:rPr>
          <w:ins w:id="1381" w:author="Lynne Deng 邓玲玲" w:date="2026-04-20T18:24:00Z" w16du:dateUtc="2026-04-20T10:24:00Z"/>
          <w:rFonts w:ascii="Consolas" w:eastAsia="宋体" w:hAnsi="Consolas" w:cs="Fira Code"/>
          <w:color w:val="008000"/>
          <w:kern w:val="0"/>
          <w:sz w:val="18"/>
          <w:szCs w:val="18"/>
        </w:rPr>
        <w:pPrChange w:id="1382" w:author="Lynne Deng 邓玲玲" w:date="2026-04-20T18:24:00Z" w16du:dateUtc="2026-04-20T10:24:00Z">
          <w:pPr>
            <w:widowControl/>
            <w:shd w:val="clear" w:color="auto" w:fill="FFFFFF"/>
            <w:spacing w:line="300" w:lineRule="atLeast"/>
            <w:jc w:val="left"/>
          </w:pPr>
        </w:pPrChange>
      </w:pPr>
      <w:del w:id="1383" w:author="Lynne Deng 邓玲玲" w:date="2026-04-20T18:24:00Z" w16du:dateUtc="2026-04-20T10:24:00Z">
        <w:r w:rsidRPr="00971B4E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</w:del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vmpp_PIX_FMT_BGRA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="00AE13C1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packed BGRA 8:8:8:8, 32bpp, BGRABGRA...</w:t>
      </w:r>
    </w:p>
    <w:p w14:paraId="7FE3823E" w14:textId="77777777" w:rsidR="00273DA9" w:rsidRPr="001D6CA9" w:rsidRDefault="00273DA9" w:rsidP="00273DA9">
      <w:pPr>
        <w:shd w:val="clear" w:color="auto" w:fill="FFFFFF"/>
        <w:spacing w:line="300" w:lineRule="atLeast"/>
        <w:ind w:firstLine="370"/>
        <w:rPr>
          <w:ins w:id="1384" w:author="Lynne Deng 邓玲玲" w:date="2026-04-20T18:24:00Z" w16du:dateUtc="2026-04-20T10:24:00Z"/>
          <w:rFonts w:ascii="Consolas" w:hAnsi="Consolas" w:cs="Fira Code"/>
          <w:color w:val="008000"/>
          <w:sz w:val="18"/>
          <w:szCs w:val="18"/>
        </w:rPr>
      </w:pPr>
      <w:ins w:id="1385" w:author="Lynne Deng 邓玲玲" w:date="2026-04-20T18:24:00Z" w16du:dateUtc="2026-04-20T10:24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vmpp_PIX_FMT_YUV420_PLANAR_10BIT_LE</w:t>
        </w:r>
        <w:r w:rsidRPr="001D6CA9">
          <w:rPr>
            <w:rFonts w:ascii="Consolas" w:hAnsi="Consolas" w:cs="Fira Code"/>
            <w:sz w:val="18"/>
            <w:szCs w:val="18"/>
          </w:rPr>
          <w:t>,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 xml:space="preserve">  </w:t>
        </w:r>
        <w:r w:rsidRPr="00AC6BA1">
          <w:rPr>
            <w:rFonts w:ascii="Consolas" w:hAnsi="Consolas" w:cs="Fira Code"/>
            <w:color w:val="2F4F4F"/>
            <w:sz w:val="18"/>
            <w:szCs w:val="18"/>
          </w:rPr>
          <w:t xml:space="preserve"> </w:t>
        </w:r>
        <w:r>
          <w:rPr>
            <w:rFonts w:ascii="Consolas" w:hAnsi="Consolas" w:cs="Fira Code" w:hint="eastAsia"/>
            <w:color w:val="2F4F4F"/>
            <w:sz w:val="18"/>
            <w:szCs w:val="18"/>
          </w:rPr>
          <w:t xml:space="preserve">   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/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 YUV420 10 bit (1 pixel in 2 bytes) planar CbCr YYYY... UUUU... VVVV..., only support enc.</w:t>
        </w:r>
      </w:ins>
    </w:p>
    <w:p w14:paraId="56088553" w14:textId="77777777" w:rsidR="00273DA9" w:rsidRPr="001D6CA9" w:rsidRDefault="00273DA9" w:rsidP="00273DA9">
      <w:pPr>
        <w:shd w:val="clear" w:color="auto" w:fill="FFFFFF"/>
        <w:spacing w:line="300" w:lineRule="atLeast"/>
        <w:ind w:firstLine="370"/>
        <w:rPr>
          <w:ins w:id="1386" w:author="Lynne Deng 邓玲玲" w:date="2026-04-20T18:24:00Z" w16du:dateUtc="2026-04-20T10:24:00Z"/>
          <w:rFonts w:ascii="Consolas" w:hAnsi="Consolas" w:cs="Fira Code"/>
          <w:color w:val="2F4F4F"/>
          <w:sz w:val="18"/>
          <w:szCs w:val="18"/>
        </w:rPr>
      </w:pPr>
      <w:ins w:id="1387" w:author="Lynne Deng 邓玲玲" w:date="2026-04-20T18:24:00Z" w16du:dateUtc="2026-04-20T10:24:00Z">
        <w:r w:rsidRPr="001D6CA9">
          <w:rPr>
            <w:rFonts w:ascii="Consolas" w:hAnsi="Consolas" w:cs="Fira Code"/>
            <w:color w:val="2F4F4F"/>
            <w:sz w:val="18"/>
            <w:szCs w:val="18"/>
          </w:rPr>
          <w:lastRenderedPageBreak/>
          <w:t>vmpp_PIX_FMT_YUV420_PLANAR_10BIT_I010</w:t>
        </w:r>
        <w:r w:rsidRPr="001D6CA9">
          <w:rPr>
            <w:rFonts w:ascii="Consolas" w:hAnsi="Consolas" w:cs="Fira Code"/>
            <w:sz w:val="18"/>
            <w:szCs w:val="18"/>
          </w:rPr>
          <w:t>,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 xml:space="preserve">   </w:t>
        </w:r>
        <w:r>
          <w:rPr>
            <w:rFonts w:ascii="Consolas" w:hAnsi="Consolas" w:cs="Fira Code" w:hint="eastAsia"/>
            <w:color w:val="2F4F4F"/>
            <w:sz w:val="18"/>
            <w:szCs w:val="18"/>
          </w:rPr>
          <w:t xml:space="preserve">  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// YUV420 10 bit (1 pixel in 2 bytes) semiplanar CbCr YYYY... UVUVUV..., different with P010, only support dec.</w:t>
        </w:r>
      </w:ins>
    </w:p>
    <w:p w14:paraId="1FEFA449" w14:textId="77777777" w:rsidR="00273DA9" w:rsidRPr="001D6CA9" w:rsidRDefault="00273DA9" w:rsidP="00273DA9">
      <w:pPr>
        <w:shd w:val="clear" w:color="auto" w:fill="FFFFFF"/>
        <w:spacing w:line="300" w:lineRule="atLeast"/>
        <w:ind w:firstLine="370"/>
        <w:rPr>
          <w:ins w:id="1388" w:author="Lynne Deng 邓玲玲" w:date="2026-04-20T18:24:00Z" w16du:dateUtc="2026-04-20T10:24:00Z"/>
          <w:rFonts w:ascii="Consolas" w:hAnsi="Consolas" w:cs="Fira Code"/>
          <w:color w:val="008000"/>
          <w:sz w:val="18"/>
          <w:szCs w:val="18"/>
        </w:rPr>
      </w:pPr>
      <w:ins w:id="1389" w:author="Lynne Deng 邓玲玲" w:date="2026-04-20T18:24:00Z" w16du:dateUtc="2026-04-20T10:24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vmpp_PIX_FMT_YUV420_PLANAR_10BIT_P010</w:t>
        </w:r>
        <w:r w:rsidRPr="001D6CA9">
          <w:rPr>
            <w:rFonts w:ascii="Consolas" w:hAnsi="Consolas" w:cs="Fira Code"/>
            <w:sz w:val="18"/>
            <w:szCs w:val="18"/>
          </w:rPr>
          <w:t>,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 xml:space="preserve">    </w:t>
        </w:r>
        <w:r w:rsidRPr="00AC6BA1">
          <w:rPr>
            <w:rFonts w:ascii="Consolas" w:hAnsi="Consolas" w:cs="Fira Code"/>
            <w:color w:val="2F4F4F"/>
            <w:sz w:val="18"/>
            <w:szCs w:val="18"/>
          </w:rPr>
          <w:t xml:space="preserve"> 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// YUV420 10 bit (1 pixel in 2 bytes) semiplanar CbCr YYYY... UVUVUV...</w:t>
        </w:r>
      </w:ins>
    </w:p>
    <w:p w14:paraId="3088F2DD" w14:textId="7A0F062C" w:rsidR="00273DA9" w:rsidRPr="00273DA9" w:rsidRDefault="00273DA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  <w:rPrChange w:id="1390" w:author="Lynne Deng 邓玲玲" w:date="2026-04-20T18:24:00Z" w16du:dateUtc="2026-04-20T10:24:00Z">
            <w:rPr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  <w:pPrChange w:id="1391" w:author="Lynne Deng 邓玲玲" w:date="2026-04-20T18:24:00Z" w16du:dateUtc="2026-04-20T10:24:00Z">
          <w:pPr>
            <w:widowControl/>
            <w:shd w:val="clear" w:color="auto" w:fill="FFFFFF"/>
            <w:spacing w:line="300" w:lineRule="atLeast"/>
            <w:jc w:val="left"/>
          </w:pPr>
        </w:pPrChange>
      </w:pPr>
      <w:ins w:id="1392" w:author="Lynne Deng 邓玲玲" w:date="2026-04-20T18:24:00Z" w16du:dateUtc="2026-04-20T10:24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vmpp_PIX_FMT_RGBA10                          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// packed RGBA 10:10:10:2, 32bpp, RGBARGBA..., only for sg100</w:t>
        </w:r>
      </w:ins>
    </w:p>
    <w:p w14:paraId="3D58699E" w14:textId="563908E4" w:rsidR="00232181" w:rsidRPr="00C11AB8" w:rsidRDefault="00C11AB8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C11AB8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751D92A6" w14:textId="7C828BA3" w:rsidR="00827542" w:rsidRDefault="00827542" w:rsidP="00827542">
      <w:pPr>
        <w:rPr>
          <w:rFonts w:hint="eastAsia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5C49EF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7A6E7B16" w14:textId="3FF50550" w:rsidR="00EB2CA7" w:rsidRPr="00827542" w:rsidRDefault="00EB2CA7" w:rsidP="00EB2CA7">
      <w:pPr>
        <w:pStyle w:val="3"/>
        <w:rPr>
          <w:rFonts w:hint="eastAsia"/>
        </w:rPr>
      </w:pPr>
      <w:bookmarkStart w:id="1393" w:name="_3.2.8_va_decode_state_e"/>
      <w:bookmarkStart w:id="1394" w:name="_3.2.9_va_error_type_e"/>
      <w:bookmarkStart w:id="1395" w:name="_3.2.9_va_result"/>
      <w:bookmarkStart w:id="1396" w:name="_Toc227677581"/>
      <w:bookmarkEnd w:id="1393"/>
      <w:bookmarkEnd w:id="1394"/>
      <w:bookmarkEnd w:id="1395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ins w:id="1397" w:author="Lynne Deng 邓玲玲" w:date="2026-04-21T11:14:00Z" w16du:dateUtc="2026-04-21T03:14:00Z">
        <w:r w:rsidR="003A7BB1">
          <w:rPr>
            <w:rFonts w:hint="eastAsia"/>
          </w:rPr>
          <w:t>10</w:t>
        </w:r>
      </w:ins>
      <w:del w:id="1398" w:author="Lynne Deng 邓玲玲" w:date="2026-04-21T11:02:00Z" w16du:dateUtc="2026-04-21T03:02:00Z">
        <w:r w:rsidR="00CB3031" w:rsidDel="00B2306C">
          <w:delText>8</w:delText>
        </w:r>
      </w:del>
      <w:r>
        <w:t xml:space="preserve"> </w:t>
      </w:r>
      <w:r w:rsidR="00D30734" w:rsidRPr="00D30734">
        <w:t>vmppResult</w:t>
      </w:r>
      <w:bookmarkEnd w:id="1396"/>
    </w:p>
    <w:p w14:paraId="0BF0A09A" w14:textId="4B8AC6EC" w:rsidR="00EB2CA7" w:rsidRDefault="00EB2CA7" w:rsidP="00EB2CA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错误码</w:t>
      </w:r>
      <w:ins w:id="1399" w:author="Lynne Deng 邓玲玲" w:date="2026-04-21T11:00:00Z" w16du:dateUtc="2026-04-21T03:00:00Z">
        <w:r w:rsidR="00E21D00" w:rsidRPr="007E5F63">
          <w:rPr>
            <w:rFonts w:ascii="Times New Roman" w:eastAsia="宋体" w:hAnsi="Times New Roman" w:cs="Times New Roman" w:hint="eastAsia"/>
          </w:rPr>
          <w:t>，具体定义如下：</w:t>
        </w:r>
      </w:ins>
      <w:del w:id="1400" w:author="Lynne Deng 邓玲玲" w:date="2026-04-21T11:00:00Z" w16du:dateUtc="2026-04-21T03:00:00Z">
        <w:r w:rsidRPr="007E5F63" w:rsidDel="00E21D00">
          <w:rPr>
            <w:rFonts w:ascii="Times New Roman" w:eastAsia="宋体" w:hAnsi="Times New Roman" w:cs="Times New Roman" w:hint="eastAsia"/>
          </w:rPr>
          <w:delText>：</w:delText>
        </w:r>
      </w:del>
    </w:p>
    <w:p w14:paraId="0E0C64F8" w14:textId="77777777" w:rsidR="00707AFC" w:rsidRPr="00707AFC" w:rsidRDefault="00707AFC" w:rsidP="00707AF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07AFC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07AFC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07AFC">
        <w:rPr>
          <w:rFonts w:ascii="Consolas" w:eastAsia="宋体" w:hAnsi="Consolas" w:cs="Fira Code"/>
          <w:color w:val="2B91AF"/>
          <w:kern w:val="0"/>
          <w:sz w:val="18"/>
          <w:szCs w:val="18"/>
        </w:rPr>
        <w:t>vmppResult</w:t>
      </w: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09297C13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ins w:id="1401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02" w:author="Lynne Deng 邓玲玲" w:date="2026-04-20T18:24:00Z" w16du:dateUtc="2026-04-20T10:24:00Z">
        <w:r>
          <w:rPr>
            <w:rFonts w:ascii="Consolas" w:hAnsi="Consolas" w:cs="Fira Code"/>
            <w:color w:val="2F4F4F"/>
            <w:sz w:val="18"/>
            <w:szCs w:val="18"/>
          </w:rPr>
          <w:t>vmpp_RSLT_OK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      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000000"/>
            <w:sz w:val="18"/>
            <w:szCs w:val="18"/>
          </w:rPr>
          <w:t>= 0,</w:t>
        </w:r>
      </w:ins>
    </w:p>
    <w:p w14:paraId="17899502" w14:textId="77777777" w:rsidR="00273DA9" w:rsidRDefault="00273DA9" w:rsidP="00273DA9">
      <w:pPr>
        <w:shd w:val="clear" w:color="auto" w:fill="FFFFFF"/>
        <w:spacing w:line="300" w:lineRule="atLeast"/>
        <w:rPr>
          <w:ins w:id="1403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</w:p>
    <w:p w14:paraId="142638BC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ins w:id="1404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05" w:author="Lynne Deng 邓玲玲" w:date="2026-04-20T18:24:00Z" w16du:dateUtc="2026-04-20T10:24:00Z">
        <w:r w:rsidRPr="001D6CA9">
          <w:rPr>
            <w:rFonts w:ascii="Consolas" w:hAnsi="Consolas" w:cs="Fira Code" w:hint="eastAsia"/>
            <w:color w:val="2F4F4F"/>
            <w:sz w:val="18"/>
            <w:szCs w:val="18"/>
          </w:rPr>
          <w:t>vmpp_RSLT_DEC_INPUT_AGAIN</w:t>
        </w:r>
        <w:r w:rsidRPr="00494B84">
          <w:rPr>
            <w:rFonts w:ascii="Consolas" w:hAnsi="Consolas" w:cs="Fira Code" w:hint="eastAsia"/>
            <w:color w:val="000000"/>
            <w:sz w:val="18"/>
            <w:szCs w:val="18"/>
          </w:rPr>
          <w:t xml:space="preserve">     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</w:t>
        </w:r>
        <w:r w:rsidRPr="00494B84">
          <w:rPr>
            <w:rFonts w:ascii="Consolas" w:hAnsi="Consolas" w:cs="Fira Code" w:hint="eastAsia"/>
            <w:color w:val="000000"/>
            <w:sz w:val="18"/>
            <w:szCs w:val="18"/>
          </w:rPr>
          <w:t xml:space="preserve"> = 10,</w:t>
        </w:r>
      </w:ins>
    </w:p>
    <w:p w14:paraId="195B30F5" w14:textId="77777777" w:rsidR="00273DA9" w:rsidRPr="00494B84" w:rsidRDefault="00273DA9" w:rsidP="00273DA9">
      <w:pPr>
        <w:shd w:val="clear" w:color="auto" w:fill="FFFFFF"/>
        <w:spacing w:line="300" w:lineRule="atLeast"/>
        <w:ind w:firstLine="377"/>
        <w:rPr>
          <w:ins w:id="1406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07" w:author="Lynne Deng 邓玲玲" w:date="2026-04-20T18:24:00Z" w16du:dateUtc="2026-04-20T10:24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vmpp_RSLT_DEC_AV1_NOTSHOW</w:t>
        </w:r>
        <w:r w:rsidRPr="00494B84">
          <w:rPr>
            <w:rFonts w:ascii="Consolas" w:hAnsi="Consolas" w:cs="Fira Code"/>
            <w:color w:val="000000"/>
            <w:sz w:val="18"/>
            <w:szCs w:val="18"/>
          </w:rPr>
          <w:t xml:space="preserve">        = 11,</w:t>
        </w:r>
      </w:ins>
    </w:p>
    <w:p w14:paraId="5A71E45E" w14:textId="77777777" w:rsidR="00273DA9" w:rsidRPr="00494B84" w:rsidRDefault="00273DA9" w:rsidP="00273DA9">
      <w:pPr>
        <w:shd w:val="clear" w:color="auto" w:fill="FFFFFF"/>
        <w:spacing w:line="300" w:lineRule="atLeast"/>
        <w:ind w:firstLine="377"/>
        <w:rPr>
          <w:ins w:id="1408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09" w:author="Lynne Deng 邓玲玲" w:date="2026-04-20T18:24:00Z" w16du:dateUtc="2026-04-20T10:24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vmpp_RSLT_DEC_DISCARD_FRAME</w:t>
        </w:r>
        <w:r w:rsidRPr="00494B84">
          <w:rPr>
            <w:rFonts w:ascii="Consolas" w:hAnsi="Consolas" w:cs="Fira Code"/>
            <w:color w:val="000000"/>
            <w:sz w:val="18"/>
            <w:szCs w:val="18"/>
          </w:rPr>
          <w:t xml:space="preserve">      = 12,</w:t>
        </w:r>
      </w:ins>
    </w:p>
    <w:p w14:paraId="5E52E148" w14:textId="77777777" w:rsidR="00273DA9" w:rsidRPr="00494B84" w:rsidRDefault="00273DA9" w:rsidP="00273DA9">
      <w:pPr>
        <w:shd w:val="clear" w:color="auto" w:fill="FFFFFF"/>
        <w:spacing w:line="300" w:lineRule="atLeast"/>
        <w:rPr>
          <w:ins w:id="1410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</w:p>
    <w:p w14:paraId="2C998004" w14:textId="77777777" w:rsidR="00273DA9" w:rsidRDefault="00273DA9" w:rsidP="00273DA9">
      <w:pPr>
        <w:shd w:val="clear" w:color="auto" w:fill="FFFFFF"/>
        <w:spacing w:line="300" w:lineRule="atLeast"/>
        <w:rPr>
          <w:ins w:id="1411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12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vmpp_RSLT_ENC_INPUT_INSERTED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000000"/>
            <w:sz w:val="18"/>
            <w:szCs w:val="18"/>
          </w:rPr>
          <w:t>= 20,</w:t>
        </w:r>
      </w:ins>
    </w:p>
    <w:p w14:paraId="17D0F2C5" w14:textId="77777777" w:rsidR="00273DA9" w:rsidRDefault="00273DA9" w:rsidP="00273DA9">
      <w:pPr>
        <w:shd w:val="clear" w:color="auto" w:fill="FFFFFF"/>
        <w:spacing w:line="300" w:lineRule="atLeast"/>
        <w:rPr>
          <w:ins w:id="1413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14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vmpp_RSLT_ENC_MEM_</w:t>
        </w:r>
        <w:r>
          <w:rPr>
            <w:rFonts w:ascii="Consolas" w:hAnsi="Consolas" w:cs="Fira Code" w:hint="eastAsia"/>
            <w:color w:val="2F4F4F"/>
            <w:sz w:val="18"/>
            <w:szCs w:val="18"/>
          </w:rPr>
          <w:t>FLUSH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000000"/>
            <w:sz w:val="18"/>
            <w:szCs w:val="18"/>
          </w:rPr>
          <w:t>= 21,</w:t>
        </w:r>
      </w:ins>
    </w:p>
    <w:p w14:paraId="45FE36D3" w14:textId="77777777" w:rsidR="00273DA9" w:rsidRDefault="00273DA9" w:rsidP="00273DA9">
      <w:pPr>
        <w:shd w:val="clear" w:color="auto" w:fill="FFFFFF"/>
        <w:spacing w:line="300" w:lineRule="atLeast"/>
        <w:rPr>
          <w:ins w:id="1415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</w:p>
    <w:p w14:paraId="448A0C87" w14:textId="77777777" w:rsidR="00273DA9" w:rsidRDefault="00273DA9" w:rsidP="00273DA9">
      <w:pPr>
        <w:shd w:val="clear" w:color="auto" w:fill="FFFFFF"/>
        <w:spacing w:line="300" w:lineRule="atLeast"/>
        <w:rPr>
          <w:ins w:id="1416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17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008000"/>
            <w:sz w:val="18"/>
            <w:szCs w:val="18"/>
          </w:rPr>
          <w:t>/* warning */</w:t>
        </w:r>
      </w:ins>
    </w:p>
    <w:p w14:paraId="7F0F62A4" w14:textId="77777777" w:rsidR="00273DA9" w:rsidRDefault="00273DA9" w:rsidP="00273DA9">
      <w:pPr>
        <w:shd w:val="clear" w:color="auto" w:fill="FFFFFF"/>
        <w:spacing w:line="300" w:lineRule="atLeast"/>
        <w:rPr>
          <w:ins w:id="1418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19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vmpp_RSLT_WARN_MORE_DATA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= 100,</w:t>
        </w:r>
      </w:ins>
    </w:p>
    <w:p w14:paraId="0C483859" w14:textId="77777777" w:rsidR="00273DA9" w:rsidRDefault="00273DA9" w:rsidP="00273DA9">
      <w:pPr>
        <w:shd w:val="clear" w:color="auto" w:fill="FFFFFF"/>
        <w:spacing w:line="300" w:lineRule="atLeast"/>
        <w:rPr>
          <w:ins w:id="1420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21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vmpp_RSLT_WARN_EOS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   = 101,</w:t>
        </w:r>
      </w:ins>
    </w:p>
    <w:p w14:paraId="49A67118" w14:textId="77777777" w:rsidR="00273DA9" w:rsidRDefault="00273DA9" w:rsidP="00273DA9">
      <w:pPr>
        <w:shd w:val="clear" w:color="auto" w:fill="FFFFFF"/>
        <w:spacing w:line="300" w:lineRule="atLeast"/>
        <w:rPr>
          <w:ins w:id="1422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23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vmpp_RSLT_WARN_ABORTED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= 102,</w:t>
        </w:r>
      </w:ins>
    </w:p>
    <w:p w14:paraId="114D797E" w14:textId="77777777" w:rsidR="00273DA9" w:rsidRDefault="00273DA9" w:rsidP="00273DA9">
      <w:pPr>
        <w:shd w:val="clear" w:color="auto" w:fill="FFFFFF"/>
        <w:spacing w:line="300" w:lineRule="atLeast"/>
        <w:rPr>
          <w:ins w:id="1424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25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vmpp_RSLT_WARN_REPEAT_OPERATION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= 103,</w:t>
        </w:r>
      </w:ins>
    </w:p>
    <w:p w14:paraId="643A8D18" w14:textId="77777777" w:rsidR="00273DA9" w:rsidRDefault="00273DA9" w:rsidP="00273DA9">
      <w:pPr>
        <w:shd w:val="clear" w:color="auto" w:fill="FFFFFF"/>
        <w:spacing w:line="300" w:lineRule="atLeast"/>
        <w:ind w:firstLine="390"/>
        <w:rPr>
          <w:ins w:id="1426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27" w:author="Lynne Deng 邓玲玲" w:date="2026-04-20T18:24:00Z" w16du:dateUtc="2026-04-20T10:24:00Z">
        <w:r>
          <w:rPr>
            <w:rFonts w:ascii="Consolas" w:hAnsi="Consolas" w:cs="Fira Code"/>
            <w:color w:val="2F4F4F"/>
            <w:sz w:val="18"/>
            <w:szCs w:val="18"/>
          </w:rPr>
          <w:t>vmpp_RSLT_WARN_FRAME_SKIPPED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= 104,</w:t>
        </w:r>
      </w:ins>
    </w:p>
    <w:p w14:paraId="3543C602" w14:textId="77777777" w:rsidR="00273DA9" w:rsidRDefault="00273DA9" w:rsidP="00273DA9">
      <w:pPr>
        <w:shd w:val="clear" w:color="auto" w:fill="FFFFFF"/>
        <w:spacing w:line="300" w:lineRule="atLeast"/>
        <w:ind w:firstLine="390"/>
        <w:rPr>
          <w:ins w:id="1428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29" w:author="Lynne Deng 邓玲玲" w:date="2026-04-20T18:24:00Z" w16du:dateUtc="2026-04-20T10:24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vmpp_RSLT_WARN_STREAM_PROCESSED</w:t>
        </w:r>
        <w:r w:rsidRPr="002305ED">
          <w:rPr>
            <w:rFonts w:ascii="Consolas" w:hAnsi="Consolas" w:cs="Fira Code"/>
            <w:color w:val="000000"/>
            <w:sz w:val="18"/>
            <w:szCs w:val="18"/>
          </w:rPr>
          <w:t xml:space="preserve">  = 105,</w:t>
        </w:r>
      </w:ins>
    </w:p>
    <w:p w14:paraId="041010F9" w14:textId="77777777" w:rsidR="00273DA9" w:rsidRPr="00494B84" w:rsidRDefault="00273DA9" w:rsidP="00273DA9">
      <w:pPr>
        <w:shd w:val="clear" w:color="auto" w:fill="FFFFFF"/>
        <w:spacing w:line="300" w:lineRule="atLeast"/>
        <w:rPr>
          <w:ins w:id="1430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31" w:author="Lynne Deng 邓玲玲" w:date="2026-04-20T18:24:00Z" w16du:dateUtc="2026-04-20T10:24:00Z">
        <w:r w:rsidRPr="00494B84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vmpp_RSLT_WARN_FRAME_NOT_EXIST</w:t>
        </w:r>
        <w:r w:rsidRPr="00494B84">
          <w:rPr>
            <w:rFonts w:ascii="Consolas" w:hAnsi="Consolas" w:cs="Fira Code"/>
            <w:color w:val="000000"/>
            <w:sz w:val="18"/>
            <w:szCs w:val="18"/>
          </w:rPr>
          <w:t xml:space="preserve">   = 106,</w:t>
        </w:r>
      </w:ins>
    </w:p>
    <w:p w14:paraId="7767D68D" w14:textId="77777777" w:rsidR="00273DA9" w:rsidRPr="00494B84" w:rsidRDefault="00273DA9" w:rsidP="00273DA9">
      <w:pPr>
        <w:shd w:val="clear" w:color="auto" w:fill="FFFFFF"/>
        <w:spacing w:line="300" w:lineRule="atLeast"/>
        <w:rPr>
          <w:ins w:id="1432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33" w:author="Lynne Deng 邓玲玲" w:date="2026-04-20T18:24:00Z" w16du:dateUtc="2026-04-20T10:24:00Z">
        <w:r w:rsidRPr="00494B84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vmpp_RSLT_WARN_STREAM_NOT_EXIST</w:t>
        </w:r>
        <w:r w:rsidRPr="00494B84">
          <w:rPr>
            <w:rFonts w:ascii="Consolas" w:hAnsi="Consolas" w:cs="Fira Code"/>
            <w:color w:val="000000"/>
            <w:sz w:val="18"/>
            <w:szCs w:val="18"/>
          </w:rPr>
          <w:t>  = 107,</w:t>
        </w:r>
      </w:ins>
    </w:p>
    <w:p w14:paraId="659EE4F8" w14:textId="77777777" w:rsidR="00273DA9" w:rsidRDefault="00273DA9" w:rsidP="00273DA9">
      <w:pPr>
        <w:shd w:val="clear" w:color="auto" w:fill="FFFFFF"/>
        <w:spacing w:line="300" w:lineRule="atLeast"/>
        <w:rPr>
          <w:ins w:id="1434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</w:p>
    <w:p w14:paraId="1BC2E0C7" w14:textId="77777777" w:rsidR="00273DA9" w:rsidRDefault="00273DA9" w:rsidP="00273DA9">
      <w:pPr>
        <w:shd w:val="clear" w:color="auto" w:fill="FFFFFF"/>
        <w:spacing w:line="300" w:lineRule="atLeast"/>
        <w:rPr>
          <w:ins w:id="1435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36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008000"/>
            <w:sz w:val="18"/>
            <w:szCs w:val="18"/>
          </w:rPr>
          <w:t>/* common error */</w:t>
        </w:r>
      </w:ins>
    </w:p>
    <w:p w14:paraId="1E35EE3D" w14:textId="77777777" w:rsidR="00273DA9" w:rsidRDefault="00273DA9" w:rsidP="00273DA9">
      <w:pPr>
        <w:shd w:val="clear" w:color="auto" w:fill="FFFFFF"/>
        <w:spacing w:line="300" w:lineRule="atLeast"/>
        <w:rPr>
          <w:ins w:id="1437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38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vmpp_RSLT_ERR_INVALID_PARAMS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= -1,</w:t>
        </w:r>
      </w:ins>
    </w:p>
    <w:p w14:paraId="160159A1" w14:textId="77777777" w:rsidR="00273DA9" w:rsidRDefault="00273DA9" w:rsidP="00273DA9">
      <w:pPr>
        <w:shd w:val="clear" w:color="auto" w:fill="FFFFFF"/>
        <w:spacing w:line="300" w:lineRule="atLeast"/>
        <w:rPr>
          <w:ins w:id="1439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40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vmpp_RSLT_ERR_NOT_INITIALIZED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= -2,</w:t>
        </w:r>
      </w:ins>
    </w:p>
    <w:p w14:paraId="4CD82332" w14:textId="77777777" w:rsidR="00273DA9" w:rsidRDefault="00273DA9" w:rsidP="00273DA9">
      <w:pPr>
        <w:shd w:val="clear" w:color="auto" w:fill="FFFFFF"/>
        <w:spacing w:line="300" w:lineRule="atLeast"/>
        <w:rPr>
          <w:ins w:id="1441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42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vmpp_RSLT_ERR_INVALID_DATA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= -3,</w:t>
        </w:r>
      </w:ins>
    </w:p>
    <w:p w14:paraId="1ACB075D" w14:textId="77777777" w:rsidR="00273DA9" w:rsidRDefault="00273DA9" w:rsidP="00273DA9">
      <w:pPr>
        <w:shd w:val="clear" w:color="auto" w:fill="FFFFFF"/>
        <w:spacing w:line="300" w:lineRule="atLeast"/>
        <w:rPr>
          <w:ins w:id="1443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44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vmpp_RSLT_ERR_NO_MEMORY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= -4,</w:t>
        </w:r>
      </w:ins>
    </w:p>
    <w:p w14:paraId="79E63839" w14:textId="77777777" w:rsidR="00273DA9" w:rsidRDefault="00273DA9" w:rsidP="00273DA9">
      <w:pPr>
        <w:shd w:val="clear" w:color="auto" w:fill="FFFFFF"/>
        <w:spacing w:line="300" w:lineRule="atLeast"/>
        <w:rPr>
          <w:ins w:id="1445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46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vmpp_RSLT_ERR_UNSUPPORTED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= -5,</w:t>
        </w:r>
      </w:ins>
    </w:p>
    <w:p w14:paraId="1007E0D1" w14:textId="77777777" w:rsidR="00273DA9" w:rsidRDefault="00273DA9" w:rsidP="00273DA9">
      <w:pPr>
        <w:shd w:val="clear" w:color="auto" w:fill="FFFFFF"/>
        <w:spacing w:line="300" w:lineRule="atLeast"/>
        <w:rPr>
          <w:ins w:id="1447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48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vmpp_RSLT_ERR_INVALID_STATE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= -6,</w:t>
        </w:r>
      </w:ins>
    </w:p>
    <w:p w14:paraId="19485A04" w14:textId="77777777" w:rsidR="00273DA9" w:rsidRDefault="00273DA9" w:rsidP="00273DA9">
      <w:pPr>
        <w:shd w:val="clear" w:color="auto" w:fill="FFFFFF"/>
        <w:spacing w:line="300" w:lineRule="atLeast"/>
        <w:rPr>
          <w:ins w:id="1449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50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vmpp_RSLT_ERR_HW_TIMEOUT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= -7,</w:t>
        </w:r>
      </w:ins>
    </w:p>
    <w:p w14:paraId="07B205C0" w14:textId="77777777" w:rsidR="00273DA9" w:rsidRDefault="00273DA9" w:rsidP="00273DA9">
      <w:pPr>
        <w:shd w:val="clear" w:color="auto" w:fill="FFFFFF"/>
        <w:spacing w:line="300" w:lineRule="atLeast"/>
        <w:rPr>
          <w:ins w:id="1451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52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vmpp_RSLT_ERR_SYS_ERROR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= -8,</w:t>
        </w:r>
      </w:ins>
    </w:p>
    <w:p w14:paraId="5393565D" w14:textId="77777777" w:rsidR="00273DA9" w:rsidRDefault="00273DA9" w:rsidP="00273DA9">
      <w:pPr>
        <w:shd w:val="clear" w:color="auto" w:fill="FFFFFF"/>
        <w:spacing w:line="300" w:lineRule="atLeast"/>
        <w:rPr>
          <w:ins w:id="1453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54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vmpp_RSLT_ERR_UNKNOWN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= -9,</w:t>
        </w:r>
      </w:ins>
    </w:p>
    <w:p w14:paraId="56650FCA" w14:textId="77777777" w:rsidR="00273DA9" w:rsidRDefault="00273DA9" w:rsidP="00273DA9">
      <w:pPr>
        <w:shd w:val="clear" w:color="auto" w:fill="FFFFFF"/>
        <w:spacing w:line="300" w:lineRule="atLeast"/>
        <w:rPr>
          <w:ins w:id="1455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56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vmpp_RSLT_ERR_NO_BUFFER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= -10,</w:t>
        </w:r>
      </w:ins>
    </w:p>
    <w:p w14:paraId="7E1BA8B2" w14:textId="77777777" w:rsidR="00273DA9" w:rsidRDefault="00273DA9" w:rsidP="00273DA9">
      <w:pPr>
        <w:shd w:val="clear" w:color="auto" w:fill="FFFFFF"/>
        <w:spacing w:line="300" w:lineRule="atLeast"/>
        <w:ind w:firstLine="370"/>
        <w:rPr>
          <w:ins w:id="1457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58" w:author="Lynne Deng 邓玲玲" w:date="2026-04-20T18:24:00Z" w16du:dateUtc="2026-04-20T10:24:00Z">
        <w:r>
          <w:rPr>
            <w:rFonts w:ascii="Consolas" w:hAnsi="Consolas" w:cs="Fira Code"/>
            <w:color w:val="2F4F4F"/>
            <w:sz w:val="18"/>
            <w:szCs w:val="18"/>
          </w:rPr>
          <w:lastRenderedPageBreak/>
          <w:t>vmpp_RSLT_ERR_NO_PTSBUF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= -11,</w:t>
        </w:r>
      </w:ins>
    </w:p>
    <w:p w14:paraId="0623BF96" w14:textId="77777777" w:rsidR="00273DA9" w:rsidRPr="005F0BD7" w:rsidRDefault="00273DA9" w:rsidP="00273DA9">
      <w:pPr>
        <w:shd w:val="clear" w:color="auto" w:fill="FFFFFF"/>
        <w:spacing w:line="300" w:lineRule="atLeast"/>
        <w:rPr>
          <w:ins w:id="1459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60" w:author="Lynne Deng 邓玲玲" w:date="2026-04-20T18:24:00Z" w16du:dateUtc="2026-04-20T10:24:00Z"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vmpp_RSLT_RUNTIME_INVALID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        = -12,</w:t>
        </w:r>
      </w:ins>
    </w:p>
    <w:p w14:paraId="247987FB" w14:textId="77777777" w:rsidR="00273DA9" w:rsidRPr="005F0BD7" w:rsidRDefault="00273DA9" w:rsidP="00273DA9">
      <w:pPr>
        <w:shd w:val="clear" w:color="auto" w:fill="FFFFFF"/>
        <w:spacing w:line="300" w:lineRule="atLeast"/>
        <w:rPr>
          <w:ins w:id="1461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62" w:author="Lynne Deng 邓玲玲" w:date="2026-04-20T18:24:00Z" w16du:dateUtc="2026-04-20T10:24:00Z"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 xml:space="preserve">vmpp_RSLT_MC_NO_RESOURCE 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>        = -13,</w:t>
        </w:r>
      </w:ins>
    </w:p>
    <w:p w14:paraId="65625B48" w14:textId="77777777" w:rsidR="00273DA9" w:rsidRDefault="00273DA9" w:rsidP="00273DA9">
      <w:pPr>
        <w:shd w:val="clear" w:color="auto" w:fill="FFFFFF"/>
        <w:spacing w:line="300" w:lineRule="atLeast"/>
        <w:rPr>
          <w:ins w:id="1463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64" w:author="Lynne Deng 邓玲玲" w:date="2026-04-20T18:24:00Z" w16du:dateUtc="2026-04-20T10:24:00Z"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vmpp_RSLT_ERR_DMA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                 = -14,</w:t>
        </w:r>
      </w:ins>
    </w:p>
    <w:p w14:paraId="0954D4B7" w14:textId="77777777" w:rsidR="00273DA9" w:rsidRDefault="00273DA9" w:rsidP="00273DA9">
      <w:pPr>
        <w:shd w:val="clear" w:color="auto" w:fill="FFFFFF"/>
        <w:spacing w:line="300" w:lineRule="atLeast"/>
        <w:rPr>
          <w:ins w:id="1465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</w:p>
    <w:p w14:paraId="1671381D" w14:textId="77777777" w:rsidR="00273DA9" w:rsidRDefault="00273DA9" w:rsidP="00273DA9">
      <w:pPr>
        <w:shd w:val="clear" w:color="auto" w:fill="FFFFFF"/>
        <w:spacing w:line="300" w:lineRule="atLeast"/>
        <w:rPr>
          <w:ins w:id="1466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67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008000"/>
            <w:sz w:val="18"/>
            <w:szCs w:val="18"/>
          </w:rPr>
          <w:t>/* decoder error */</w:t>
        </w:r>
      </w:ins>
    </w:p>
    <w:p w14:paraId="10827CE4" w14:textId="77777777" w:rsidR="00273DA9" w:rsidRDefault="00273DA9" w:rsidP="00273DA9">
      <w:pPr>
        <w:shd w:val="clear" w:color="auto" w:fill="FFFFFF"/>
        <w:spacing w:line="300" w:lineRule="atLeast"/>
        <w:rPr>
          <w:ins w:id="1468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69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vmpp_RSLT_ERR_DEC_BUS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= -100,</w:t>
        </w:r>
      </w:ins>
    </w:p>
    <w:p w14:paraId="78FDEDD3" w14:textId="77777777" w:rsidR="00273DA9" w:rsidRDefault="00273DA9" w:rsidP="00273DA9">
      <w:pPr>
        <w:shd w:val="clear" w:color="auto" w:fill="FFFFFF"/>
        <w:spacing w:line="300" w:lineRule="atLeast"/>
        <w:rPr>
          <w:ins w:id="1470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71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vmpp_RSLT_ERR_DEC_DWL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= -101,</w:t>
        </w:r>
      </w:ins>
    </w:p>
    <w:p w14:paraId="40999DEE" w14:textId="77777777" w:rsidR="00273DA9" w:rsidRDefault="00273DA9" w:rsidP="00273DA9">
      <w:pPr>
        <w:shd w:val="clear" w:color="auto" w:fill="FFFFFF"/>
        <w:spacing w:line="300" w:lineRule="atLeast"/>
        <w:rPr>
          <w:ins w:id="1472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73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vmpp_RSLT_ERR_DEC_RUNTIME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= -102,</w:t>
        </w:r>
      </w:ins>
    </w:p>
    <w:p w14:paraId="604C8B0D" w14:textId="77777777" w:rsidR="00273DA9" w:rsidRDefault="00273DA9" w:rsidP="00273DA9">
      <w:pPr>
        <w:shd w:val="clear" w:color="auto" w:fill="FFFFFF"/>
        <w:spacing w:line="300" w:lineRule="atLeast"/>
        <w:rPr>
          <w:ins w:id="1474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75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vmpp_RSLT_ERR_DEC_INIT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= -103,</w:t>
        </w:r>
      </w:ins>
    </w:p>
    <w:p w14:paraId="737F5885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ins w:id="1476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77" w:author="Lynne Deng 邓玲玲" w:date="2026-04-20T18:24:00Z" w16du:dateUtc="2026-04-20T10:24:00Z">
        <w:r>
          <w:rPr>
            <w:rFonts w:ascii="Consolas" w:hAnsi="Consolas" w:cs="Fira Code"/>
            <w:color w:val="2F4F4F"/>
            <w:sz w:val="18"/>
            <w:szCs w:val="18"/>
          </w:rPr>
          <w:t>vmpp_RSLT_ERR_DEC_ABORTED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= -104,</w:t>
        </w:r>
      </w:ins>
    </w:p>
    <w:p w14:paraId="7773EE9C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ins w:id="1478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79" w:author="Lynne Deng 邓玲玲" w:date="2026-04-20T18:24:00Z" w16du:dateUtc="2026-04-20T10:24:00Z">
        <w:r>
          <w:rPr>
            <w:rFonts w:ascii="Consolas" w:hAnsi="Consolas" w:cs="Fira Code"/>
            <w:color w:val="2F4F4F"/>
            <w:sz w:val="18"/>
            <w:szCs w:val="18"/>
          </w:rPr>
          <w:t>vmpp_RSLT_ERR_DEC_</w:t>
        </w:r>
        <w:r>
          <w:rPr>
            <w:rFonts w:ascii="Consolas" w:hAnsi="Consolas" w:cs="Fira Code" w:hint="eastAsia"/>
            <w:color w:val="2F4F4F"/>
            <w:sz w:val="18"/>
            <w:szCs w:val="18"/>
          </w:rPr>
          <w:t>INFO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   </w:t>
        </w:r>
        <w:r>
          <w:rPr>
            <w:rFonts w:ascii="Consolas" w:hAnsi="Consolas" w:cs="Fira Code"/>
            <w:color w:val="000000"/>
            <w:sz w:val="18"/>
            <w:szCs w:val="18"/>
          </w:rPr>
          <w:t>   = -10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>5</w:t>
        </w:r>
        <w:r>
          <w:rPr>
            <w:rFonts w:ascii="Consolas" w:hAnsi="Consolas" w:cs="Fira Code"/>
            <w:color w:val="000000"/>
            <w:sz w:val="18"/>
            <w:szCs w:val="18"/>
          </w:rPr>
          <w:t>,</w:t>
        </w:r>
      </w:ins>
    </w:p>
    <w:p w14:paraId="3595C019" w14:textId="77777777" w:rsidR="00273DA9" w:rsidRDefault="00273DA9" w:rsidP="00273DA9">
      <w:pPr>
        <w:shd w:val="clear" w:color="auto" w:fill="FFFFFF"/>
        <w:spacing w:line="300" w:lineRule="atLeast"/>
        <w:ind w:firstLineChars="200" w:firstLine="360"/>
        <w:rPr>
          <w:ins w:id="1480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81" w:author="Lynne Deng 邓玲玲" w:date="2026-04-20T18:24:00Z" w16du:dateUtc="2026-04-20T10:24:00Z"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vmpp_RSLT_ERR_ALLOC_CHANNEL</w:t>
        </w:r>
        <w:r w:rsidRPr="00383F3C">
          <w:rPr>
            <w:rFonts w:ascii="Consolas" w:hAnsi="Consolas" w:cs="Fira Code"/>
            <w:color w:val="000000"/>
            <w:sz w:val="18"/>
            <w:szCs w:val="18"/>
          </w:rPr>
          <w:t xml:space="preserve">      = -106,</w:t>
        </w:r>
      </w:ins>
    </w:p>
    <w:p w14:paraId="4CF74870" w14:textId="77777777" w:rsidR="00273DA9" w:rsidRPr="005F0BD7" w:rsidRDefault="00273DA9" w:rsidP="00273DA9">
      <w:pPr>
        <w:shd w:val="clear" w:color="auto" w:fill="FFFFFF"/>
        <w:spacing w:line="300" w:lineRule="atLeast"/>
        <w:rPr>
          <w:ins w:id="1482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83" w:author="Lynne Deng 邓玲玲" w:date="2026-04-20T18:24:00Z" w16du:dateUtc="2026-04-20T10:24:00Z"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vmpp_RSLT_ERR_INVALID_PARAM_SET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  = -107,</w:t>
        </w:r>
      </w:ins>
    </w:p>
    <w:p w14:paraId="45A2C3DC" w14:textId="77777777" w:rsidR="00273DA9" w:rsidRPr="005F0BD7" w:rsidRDefault="00273DA9" w:rsidP="00273DA9">
      <w:pPr>
        <w:shd w:val="clear" w:color="auto" w:fill="FFFFFF"/>
        <w:spacing w:line="300" w:lineRule="atLeast"/>
        <w:rPr>
          <w:ins w:id="1484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85" w:author="Lynne Deng 邓玲玲" w:date="2026-04-20T18:24:00Z" w16du:dateUtc="2026-04-20T10:24:00Z"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vmpp_RSLT_ERR_DEC_SHARED_DMABUF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  = -108,</w:t>
        </w:r>
      </w:ins>
    </w:p>
    <w:p w14:paraId="10409A3A" w14:textId="77777777" w:rsidR="00273DA9" w:rsidRPr="00383F3C" w:rsidRDefault="00273DA9" w:rsidP="00273DA9">
      <w:pPr>
        <w:shd w:val="clear" w:color="auto" w:fill="FFFFFF"/>
        <w:spacing w:line="300" w:lineRule="atLeast"/>
        <w:rPr>
          <w:ins w:id="1486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</w:p>
    <w:p w14:paraId="19696B9B" w14:textId="77777777" w:rsidR="00273DA9" w:rsidRDefault="00273DA9" w:rsidP="00273DA9">
      <w:pPr>
        <w:shd w:val="clear" w:color="auto" w:fill="FFFFFF"/>
        <w:spacing w:line="300" w:lineRule="atLeast"/>
        <w:rPr>
          <w:ins w:id="1487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88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008000"/>
            <w:sz w:val="18"/>
            <w:szCs w:val="18"/>
          </w:rPr>
          <w:t>/* encoder error */</w:t>
        </w:r>
      </w:ins>
    </w:p>
    <w:p w14:paraId="7C51C630" w14:textId="77777777" w:rsidR="00273DA9" w:rsidRDefault="00273DA9" w:rsidP="00273DA9">
      <w:pPr>
        <w:shd w:val="clear" w:color="auto" w:fill="FFFFFF"/>
        <w:spacing w:line="300" w:lineRule="atLeast"/>
        <w:rPr>
          <w:ins w:id="1489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90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vmpp_RSLT_ERR_ENC_BUS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= -200,</w:t>
        </w:r>
      </w:ins>
    </w:p>
    <w:p w14:paraId="682D1812" w14:textId="77777777" w:rsidR="00273DA9" w:rsidRDefault="00273DA9" w:rsidP="00273DA9">
      <w:pPr>
        <w:shd w:val="clear" w:color="auto" w:fill="FFFFFF"/>
        <w:spacing w:line="300" w:lineRule="atLeast"/>
        <w:rPr>
          <w:ins w:id="1491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92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vmpp_RSLT_ERR_ENC_EWL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= -201,</w:t>
        </w:r>
      </w:ins>
    </w:p>
    <w:p w14:paraId="25015577" w14:textId="77777777" w:rsidR="00273DA9" w:rsidRDefault="00273DA9" w:rsidP="00273DA9">
      <w:pPr>
        <w:shd w:val="clear" w:color="auto" w:fill="FFFFFF"/>
        <w:spacing w:line="300" w:lineRule="atLeast"/>
        <w:rPr>
          <w:ins w:id="1493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94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vmpp_RSLT_ERR_ENC_INIT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= -202,</w:t>
        </w:r>
      </w:ins>
    </w:p>
    <w:p w14:paraId="3F38716D" w14:textId="77777777" w:rsidR="00273DA9" w:rsidRDefault="00273DA9" w:rsidP="00273DA9">
      <w:pPr>
        <w:shd w:val="clear" w:color="auto" w:fill="FFFFFF"/>
        <w:spacing w:line="300" w:lineRule="atLeast"/>
        <w:rPr>
          <w:ins w:id="1495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96" w:author="Lynne Deng 邓玲玲" w:date="2026-04-20T18:24:00Z" w16du:dateUtc="2026-04-20T10:24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F4F4F"/>
            <w:sz w:val="18"/>
            <w:szCs w:val="18"/>
          </w:rPr>
          <w:t>vmpp_RSLT_ERR_ENC_SET_PIC_SIZE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= -203,</w:t>
        </w:r>
      </w:ins>
    </w:p>
    <w:p w14:paraId="7364291A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ins w:id="1497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498" w:author="Lynne Deng 邓玲玲" w:date="2026-04-20T18:24:00Z" w16du:dateUtc="2026-04-20T10:24:00Z">
        <w:r>
          <w:rPr>
            <w:rFonts w:ascii="Consolas" w:hAnsi="Consolas" w:cs="Fira Code"/>
            <w:color w:val="2F4F4F"/>
            <w:sz w:val="18"/>
            <w:szCs w:val="18"/>
          </w:rPr>
          <w:t>vmpp_RSLT_ERR_ENC_SEND_FRAME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= -204,</w:t>
        </w:r>
      </w:ins>
    </w:p>
    <w:p w14:paraId="6489C7B9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ins w:id="1499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500" w:author="Lynne Deng 邓玲玲" w:date="2026-04-20T18:24:00Z" w16du:dateUtc="2026-04-20T10:24:00Z">
        <w:r>
          <w:rPr>
            <w:rFonts w:ascii="Consolas" w:hAnsi="Consolas" w:cs="Fira Code"/>
            <w:color w:val="2F4F4F"/>
            <w:sz w:val="18"/>
            <w:szCs w:val="18"/>
          </w:rPr>
          <w:t>vmpp_RSLT_ERR_ENC_</w:t>
        </w:r>
        <w:r>
          <w:rPr>
            <w:rFonts w:ascii="Consolas" w:hAnsi="Consolas" w:cs="Fira Code" w:hint="eastAsia"/>
            <w:color w:val="2F4F4F"/>
            <w:sz w:val="18"/>
            <w:szCs w:val="18"/>
          </w:rPr>
          <w:t>INIT_GOP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  </w:t>
        </w:r>
        <w:r>
          <w:rPr>
            <w:rFonts w:ascii="Consolas" w:hAnsi="Consolas" w:cs="Fira Code"/>
            <w:color w:val="000000"/>
            <w:sz w:val="18"/>
            <w:szCs w:val="18"/>
          </w:rPr>
          <w:t>= -20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>5</w:t>
        </w:r>
        <w:r>
          <w:rPr>
            <w:rFonts w:ascii="Consolas" w:hAnsi="Consolas" w:cs="Fira Code"/>
            <w:color w:val="000000"/>
            <w:sz w:val="18"/>
            <w:szCs w:val="18"/>
          </w:rPr>
          <w:t>,</w:t>
        </w:r>
      </w:ins>
    </w:p>
    <w:p w14:paraId="14BFF906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ins w:id="1501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502" w:author="Lynne Deng 邓玲玲" w:date="2026-04-20T18:24:00Z" w16du:dateUtc="2026-04-20T10:24:00Z">
        <w:r w:rsidRPr="005F4695">
          <w:rPr>
            <w:rFonts w:ascii="Consolas" w:hAnsi="Consolas" w:cs="Fira Code"/>
            <w:color w:val="2F4F4F"/>
            <w:sz w:val="18"/>
            <w:szCs w:val="18"/>
          </w:rPr>
          <w:t>vmpp_RSLT_ERR_ENC_CODING_CTRL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= -206,</w:t>
        </w:r>
      </w:ins>
    </w:p>
    <w:p w14:paraId="23C1157A" w14:textId="77777777" w:rsidR="00273DA9" w:rsidRPr="005F0BD7" w:rsidRDefault="00273DA9" w:rsidP="00273DA9">
      <w:pPr>
        <w:shd w:val="clear" w:color="auto" w:fill="FFFFFF"/>
        <w:spacing w:line="300" w:lineRule="atLeast"/>
        <w:rPr>
          <w:ins w:id="1503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504" w:author="Lynne Deng 邓玲玲" w:date="2026-04-20T18:24:00Z" w16du:dateUtc="2026-04-20T10:24:00Z"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vmpp_RSLT_ERR_ENC_DRIVER_MISMATCH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  = -207,</w:t>
        </w:r>
      </w:ins>
    </w:p>
    <w:p w14:paraId="4161A8EF" w14:textId="77777777" w:rsidR="00273DA9" w:rsidRPr="005F0BD7" w:rsidRDefault="00273DA9" w:rsidP="00273DA9">
      <w:pPr>
        <w:shd w:val="clear" w:color="auto" w:fill="FFFFFF"/>
        <w:spacing w:line="300" w:lineRule="atLeast"/>
        <w:rPr>
          <w:ins w:id="1505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506" w:author="Lynne Deng 邓玲玲" w:date="2026-04-20T18:24:00Z" w16du:dateUtc="2026-04-20T10:24:00Z"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vmpp_RSLT_ERR_ENC_RECOVERY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     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>= -208,</w:t>
        </w:r>
      </w:ins>
    </w:p>
    <w:p w14:paraId="5A9ABAD4" w14:textId="77777777" w:rsidR="00273DA9" w:rsidRPr="005F0BD7" w:rsidRDefault="00273DA9" w:rsidP="00273DA9">
      <w:pPr>
        <w:shd w:val="clear" w:color="auto" w:fill="FFFFFF"/>
        <w:spacing w:line="300" w:lineRule="atLeast"/>
        <w:rPr>
          <w:ins w:id="1507" w:author="Lynne Deng 邓玲玲" w:date="2026-04-20T18:24:00Z" w16du:dateUtc="2026-04-20T10:24:00Z"/>
          <w:rFonts w:ascii="Consolas" w:hAnsi="Consolas" w:cs="Fira Code"/>
          <w:color w:val="000000"/>
          <w:sz w:val="18"/>
          <w:szCs w:val="18"/>
        </w:rPr>
      </w:pPr>
      <w:ins w:id="1508" w:author="Lynne Deng 邓玲玲" w:date="2026-04-20T18:24:00Z" w16du:dateUtc="2026-04-20T10:24:00Z"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vmpp_RSLT_ERR_ENC_SHARED_DMABUF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 xml:space="preserve">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</w:t>
        </w:r>
        <w:r w:rsidRPr="005F0BD7">
          <w:rPr>
            <w:rFonts w:ascii="Consolas" w:hAnsi="Consolas" w:cs="Fira Code"/>
            <w:color w:val="000000"/>
            <w:sz w:val="18"/>
            <w:szCs w:val="18"/>
          </w:rPr>
          <w:t>= -209,</w:t>
        </w:r>
      </w:ins>
    </w:p>
    <w:p w14:paraId="6E68FC58" w14:textId="4AF31E0F" w:rsidR="002D3085" w:rsidRPr="002D3085" w:rsidDel="00273DA9" w:rsidRDefault="00707AFC" w:rsidP="002D3085">
      <w:pPr>
        <w:widowControl/>
        <w:shd w:val="clear" w:color="auto" w:fill="FFFFFF"/>
        <w:spacing w:line="300" w:lineRule="atLeast"/>
        <w:jc w:val="left"/>
        <w:rPr>
          <w:del w:id="1509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10" w:author="Lynne Deng 邓玲玲" w:date="2026-04-20T18:24:00Z" w16du:dateUtc="2026-04-20T10:24:00Z">
        <w:r w:rsidRPr="00707AFC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="002D3085"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vmpp_RSLT_OK</w:delText>
        </w:r>
        <w:r w:rsidR="002D3085"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         = 0,</w:delText>
        </w:r>
      </w:del>
    </w:p>
    <w:p w14:paraId="4CA5B92C" w14:textId="6BD4FCAA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11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0CBDBAE8" w14:textId="60787816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12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13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vmpp_RSLT_ENC_INPUT_INSERTED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= 20,</w:delText>
        </w:r>
      </w:del>
    </w:p>
    <w:p w14:paraId="65B81BAA" w14:textId="53811731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14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15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vmpp_RSLT_ENC_FLUSH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  = 21,</w:delText>
        </w:r>
      </w:del>
    </w:p>
    <w:p w14:paraId="630A2A3D" w14:textId="1A63A42B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16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18034C11" w14:textId="718CEF4E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17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18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/* warning */</w:delText>
        </w:r>
      </w:del>
    </w:p>
    <w:p w14:paraId="5189DCDA" w14:textId="4C0B6EDB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19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20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vmpp_RSLT_WARN_MORE_DATA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= 100,</w:delText>
        </w:r>
      </w:del>
    </w:p>
    <w:p w14:paraId="30EA6546" w14:textId="467A1F0E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21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22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vmpp_RSLT_WARN_EOS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   = 101,</w:delText>
        </w:r>
      </w:del>
    </w:p>
    <w:p w14:paraId="2B3BEC3F" w14:textId="6E3019B5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23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24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vmpp_RSLT_WARN_ABORTED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= 102,</w:delText>
        </w:r>
      </w:del>
    </w:p>
    <w:p w14:paraId="34E3011B" w14:textId="29C2CBA9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25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26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vmpp_RSLT_WARN_REPEAT_OPERATION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= 103,</w:delText>
        </w:r>
      </w:del>
    </w:p>
    <w:p w14:paraId="03AE48F2" w14:textId="547B4CF4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27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28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vmpp_RSLT_WARN_FRAME_SKIPPED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= 104,</w:delText>
        </w:r>
      </w:del>
    </w:p>
    <w:p w14:paraId="5031211D" w14:textId="4C0D1E37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29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30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vmpp_RSLT_WARN_STREAM_PROCESSED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= 105,</w:delText>
        </w:r>
      </w:del>
    </w:p>
    <w:p w14:paraId="07D02E07" w14:textId="2E4CFF2B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31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588289E0" w14:textId="424D52CA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32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33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/* common error */</w:delText>
        </w:r>
      </w:del>
    </w:p>
    <w:p w14:paraId="22F02D38" w14:textId="1D21F489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34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35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vmpp_RSLT_ERR_INVALID_PARAMS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= -1,</w:delText>
        </w:r>
      </w:del>
    </w:p>
    <w:p w14:paraId="730384D3" w14:textId="0371FE15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36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37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vmpp_RSLT_ERR_NOT_INITIALIZED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= -2,</w:delText>
        </w:r>
      </w:del>
    </w:p>
    <w:p w14:paraId="690B776E" w14:textId="5B794DF7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38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39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vmpp_RSLT_ERR_INVALID_DATA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= -3,</w:delText>
        </w:r>
      </w:del>
    </w:p>
    <w:p w14:paraId="77F19CA3" w14:textId="38E218DC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40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41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vmpp_RSLT_ERR_NO_MEMORY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= -4,</w:delText>
        </w:r>
      </w:del>
    </w:p>
    <w:p w14:paraId="0B1305B7" w14:textId="7F11C38A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42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43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vmpp_RSLT_ERR_UNSUPPORTED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= -5,</w:delText>
        </w:r>
      </w:del>
    </w:p>
    <w:p w14:paraId="73CEF18E" w14:textId="6A29B0B7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44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45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vmpp_RSLT_ERR_INVALID_STATE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= -6,</w:delText>
        </w:r>
      </w:del>
    </w:p>
    <w:p w14:paraId="6515B7A4" w14:textId="6E020895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46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47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vmpp_RSLT_ERR_HW_TIMEOUT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= -7,</w:delText>
        </w:r>
      </w:del>
    </w:p>
    <w:p w14:paraId="0D32ED84" w14:textId="35F9EEF3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48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49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vmpp_RSLT_ERR_SYS_ERROR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= -8,</w:delText>
        </w:r>
      </w:del>
    </w:p>
    <w:p w14:paraId="75CE99BF" w14:textId="001EDA4D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50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51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vmpp_RSLT_ERR_UNKNOWN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= -9,</w:delText>
        </w:r>
      </w:del>
    </w:p>
    <w:p w14:paraId="11ED2874" w14:textId="53500BA5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52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53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vmpp_RSLT_ERR_NO_BUFFER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= -10,</w:delText>
        </w:r>
      </w:del>
    </w:p>
    <w:p w14:paraId="5235AB8D" w14:textId="01B0C892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54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55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vmpp_RSLT_ERR_NO_PTSBUF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= -11,</w:delText>
        </w:r>
      </w:del>
    </w:p>
    <w:p w14:paraId="70033003" w14:textId="760B3FBC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56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4555E398" w14:textId="10A464D2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57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58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/* decoder error */</w:delText>
        </w:r>
      </w:del>
    </w:p>
    <w:p w14:paraId="0B09057B" w14:textId="1409BE10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59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60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vmpp_RSLT_ERR_DEC_BUS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= -100,</w:delText>
        </w:r>
      </w:del>
    </w:p>
    <w:p w14:paraId="7423E931" w14:textId="0917F02E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61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62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vmpp_RSLT_ERR_DEC_DWL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= -101,</w:delText>
        </w:r>
      </w:del>
    </w:p>
    <w:p w14:paraId="20B5EEC5" w14:textId="7EB7D631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63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64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vmpp_RSLT_ERR_DEC_RUNTIME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= -102,</w:delText>
        </w:r>
      </w:del>
    </w:p>
    <w:p w14:paraId="7E95B9AE" w14:textId="47A05078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65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66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vmpp_RSLT_ERR_DEC_INIT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= -103,</w:delText>
        </w:r>
      </w:del>
    </w:p>
    <w:p w14:paraId="5101384E" w14:textId="794A8D8C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67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68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vmpp_RSLT_ERR_DEC_ABORTED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= -104,</w:delText>
        </w:r>
      </w:del>
    </w:p>
    <w:p w14:paraId="36D9D7FC" w14:textId="2C47FF08" w:rsidR="002D3085" w:rsidDel="00273DA9" w:rsidRDefault="002D3085" w:rsidP="00C8783F">
      <w:pPr>
        <w:widowControl/>
        <w:shd w:val="clear" w:color="auto" w:fill="FFFFFF"/>
        <w:spacing w:line="300" w:lineRule="atLeast"/>
        <w:ind w:firstLine="390"/>
        <w:jc w:val="left"/>
        <w:rPr>
          <w:del w:id="1569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70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vmpp_RSLT_ERR_GET_INFO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= -105,</w:delText>
        </w:r>
      </w:del>
    </w:p>
    <w:p w14:paraId="4628AC7B" w14:textId="2F01A4A6" w:rsidR="00C8783F" w:rsidRPr="00C8783F" w:rsidDel="00273DA9" w:rsidRDefault="00C8783F" w:rsidP="00C8783F">
      <w:pPr>
        <w:widowControl/>
        <w:shd w:val="clear" w:color="auto" w:fill="FFFFFF"/>
        <w:spacing w:line="300" w:lineRule="atLeast"/>
        <w:ind w:firstLine="390"/>
        <w:jc w:val="left"/>
        <w:rPr>
          <w:del w:id="1571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72" w:author="Lynne Deng 邓玲玲" w:date="2026-04-20T18:24:00Z" w16du:dateUtc="2026-04-20T10:24:00Z">
        <w:r w:rsidRPr="00C8783F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vmpp_RSLT_ERR_ALLOC_CHANNEL             = -106,</w:delText>
        </w:r>
      </w:del>
    </w:p>
    <w:p w14:paraId="5E3FBB9B" w14:textId="6D165064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73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4E0D1A13" w14:textId="66E4A1A4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74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75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/* encoder error */</w:delText>
        </w:r>
      </w:del>
    </w:p>
    <w:p w14:paraId="67AE32E7" w14:textId="74291E5C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76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77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vmpp_RSLT_ERR_ENC_BUS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= -200,</w:delText>
        </w:r>
      </w:del>
    </w:p>
    <w:p w14:paraId="20E3A641" w14:textId="6E9F91FE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78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79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vmpp_RSLT_ERR_ENC_EWL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= -201,</w:delText>
        </w:r>
      </w:del>
    </w:p>
    <w:p w14:paraId="586DD963" w14:textId="17212E2D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80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81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vmpp_RSLT_ERR_ENC_INIT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= -202,</w:delText>
        </w:r>
      </w:del>
    </w:p>
    <w:p w14:paraId="093999A3" w14:textId="02648700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82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83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vmpp_RSLT_ERR_ENC_SET_PIC_SIZE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= -203,</w:delText>
        </w:r>
      </w:del>
    </w:p>
    <w:p w14:paraId="01C7C08F" w14:textId="44CD549D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84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85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vmpp_RSLT_ERR_ENC_SEND_FRAME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= -204,</w:delText>
        </w:r>
      </w:del>
    </w:p>
    <w:p w14:paraId="6732E638" w14:textId="0879BE78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86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87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vmpp_RSLT_ERR_ENC_INIT_GOP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= -205,</w:delText>
        </w:r>
      </w:del>
    </w:p>
    <w:p w14:paraId="26B6DBFF" w14:textId="1ACB6D36" w:rsidR="002D3085" w:rsidRPr="002D3085" w:rsidDel="00273DA9" w:rsidRDefault="002D3085" w:rsidP="002D3085">
      <w:pPr>
        <w:widowControl/>
        <w:shd w:val="clear" w:color="auto" w:fill="FFFFFF"/>
        <w:spacing w:line="300" w:lineRule="atLeast"/>
        <w:jc w:val="left"/>
        <w:rPr>
          <w:del w:id="1588" w:author="Lynne Deng 邓玲玲" w:date="2026-04-20T18:24:00Z" w16du:dateUtc="2026-04-20T10:24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589" w:author="Lynne Deng 邓玲玲" w:date="2026-04-20T18:24:00Z" w16du:dateUtc="2026-04-20T10:24:00Z"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D3085" w:rsidDel="00273DA9">
          <w:rPr>
            <w:rFonts w:ascii="Consolas" w:eastAsia="宋体" w:hAnsi="Consolas" w:cs="Fira Code"/>
            <w:color w:val="2F4F4F"/>
            <w:kern w:val="0"/>
            <w:sz w:val="18"/>
            <w:szCs w:val="18"/>
          </w:rPr>
          <w:delText>vmpp_RSLT_ERR_ENC_CODING_CTRL</w:delText>
        </w:r>
        <w:r w:rsidRPr="002D3085" w:rsidDel="00273D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= -206,</w:delText>
        </w:r>
      </w:del>
    </w:p>
    <w:p w14:paraId="482B084C" w14:textId="50229476" w:rsidR="00D423C3" w:rsidRPr="00707AFC" w:rsidRDefault="00707AFC" w:rsidP="002D308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707AFC">
        <w:rPr>
          <w:rFonts w:ascii="Consolas" w:eastAsia="宋体" w:hAnsi="Consolas" w:cs="Fira Code"/>
          <w:color w:val="2B91AF"/>
          <w:kern w:val="0"/>
          <w:sz w:val="18"/>
          <w:szCs w:val="18"/>
        </w:rPr>
        <w:t>vmppResult</w:t>
      </w: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02C3CF8D" w14:textId="10100DDE" w:rsidR="00EB2CA7" w:rsidRDefault="00EB2CA7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703A24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1E67D527" w14:textId="39CAEEE1" w:rsidR="00E9308C" w:rsidRPr="00827542" w:rsidRDefault="00E9308C" w:rsidP="00E9308C">
      <w:pPr>
        <w:pStyle w:val="3"/>
        <w:rPr>
          <w:rFonts w:hint="eastAsia"/>
        </w:rPr>
      </w:pPr>
      <w:bookmarkStart w:id="1590" w:name="_Toc227677582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ins w:id="1591" w:author="Lynne Deng 邓玲玲" w:date="2026-04-21T11:02:00Z" w16du:dateUtc="2026-04-21T03:02:00Z">
        <w:r w:rsidR="00B2306C">
          <w:rPr>
            <w:rFonts w:hint="eastAsia"/>
          </w:rPr>
          <w:t>1</w:t>
        </w:r>
      </w:ins>
      <w:ins w:id="1592" w:author="Lynne Deng 邓玲玲" w:date="2026-04-21T11:14:00Z" w16du:dateUtc="2026-04-21T03:14:00Z">
        <w:r w:rsidR="006C1000">
          <w:rPr>
            <w:rFonts w:hint="eastAsia"/>
          </w:rPr>
          <w:t>1</w:t>
        </w:r>
      </w:ins>
      <w:del w:id="1593" w:author="Lynne Deng 邓玲玲" w:date="2026-04-21T11:02:00Z" w16du:dateUtc="2026-04-21T03:02:00Z">
        <w:r w:rsidR="00CB3031" w:rsidDel="00B2306C">
          <w:delText>9</w:delText>
        </w:r>
      </w:del>
      <w:r>
        <w:t xml:space="preserve"> </w:t>
      </w:r>
      <w:r w:rsidR="00BF4D80" w:rsidRPr="00BF4D80">
        <w:t>vmppState</w:t>
      </w:r>
      <w:bookmarkEnd w:id="1590"/>
    </w:p>
    <w:p w14:paraId="16ADA38B" w14:textId="0D3C8342" w:rsidR="00E9308C" w:rsidRPr="00B2306C" w:rsidRDefault="00864774" w:rsidP="00387D33">
      <w:pPr>
        <w:rPr>
          <w:rFonts w:ascii="Times New Roman" w:eastAsia="宋体" w:hAnsi="Times New Roman" w:cs="Times New Roman" w:hint="eastAsia"/>
          <w:rPrChange w:id="1594" w:author="Lynne Deng 邓玲玲" w:date="2026-04-21T11:01:00Z" w16du:dateUtc="2026-04-21T03:01:00Z">
            <w:rPr>
              <w:rFonts w:hint="eastAsia"/>
            </w:rPr>
          </w:rPrChange>
        </w:rPr>
      </w:pPr>
      <w:r w:rsidRPr="00B2306C">
        <w:rPr>
          <w:rFonts w:ascii="Times New Roman" w:eastAsia="宋体" w:hAnsi="Times New Roman" w:cs="Times New Roman" w:hint="eastAsia"/>
          <w:rPrChange w:id="1595" w:author="Lynne Deng 邓玲玲" w:date="2026-04-21T11:01:00Z" w16du:dateUtc="2026-04-21T03:01:00Z">
            <w:rPr>
              <w:rFonts w:hint="eastAsia"/>
            </w:rPr>
          </w:rPrChange>
        </w:rPr>
        <w:t>通道状态</w:t>
      </w:r>
      <w:ins w:id="1596" w:author="Lynne Deng 邓玲玲" w:date="2026-04-21T11:01:00Z">
        <w:r w:rsidR="00B2306C" w:rsidRPr="00B2306C">
          <w:rPr>
            <w:rFonts w:ascii="Times New Roman" w:eastAsia="宋体" w:hAnsi="Times New Roman" w:cs="Times New Roman" w:hint="eastAsia"/>
            <w:rPrChange w:id="1597" w:author="Lynne Deng 邓玲玲" w:date="2026-04-21T11:01:00Z" w16du:dateUtc="2026-04-21T03:01:00Z">
              <w:rPr>
                <w:rFonts w:hint="eastAsia"/>
              </w:rPr>
            </w:rPrChange>
          </w:rPr>
          <w:t>，具体定义如下：</w:t>
        </w:r>
      </w:ins>
    </w:p>
    <w:p w14:paraId="34C465CC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F4D80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F4D80">
        <w:rPr>
          <w:rFonts w:ascii="Consolas" w:eastAsia="宋体" w:hAnsi="Consolas" w:cs="Fira Code"/>
          <w:color w:val="2B91AF"/>
          <w:kern w:val="0"/>
          <w:sz w:val="18"/>
          <w:szCs w:val="18"/>
        </w:rPr>
        <w:t>vmppState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D820B43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vmpp_ST_NONE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30F70679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vmpp_ST_READY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0FC010A0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vmpp_ST_RUNNING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564A743C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vmpp_ST_ERROR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0159FEC9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vmpp_ST_STOPPING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74902874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vmpp_ST_STOPPED</w:t>
      </w:r>
    </w:p>
    <w:p w14:paraId="596CD643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BF4D80">
        <w:rPr>
          <w:rFonts w:ascii="Consolas" w:eastAsia="宋体" w:hAnsi="Consolas" w:cs="Fira Code"/>
          <w:color w:val="2B91AF"/>
          <w:kern w:val="0"/>
          <w:sz w:val="18"/>
          <w:szCs w:val="18"/>
        </w:rPr>
        <w:t>vmppState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2258903F" w14:textId="2B5F7B45" w:rsidR="00292C9F" w:rsidRDefault="00292C9F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13499C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3066884A" w14:textId="6C9AA2E1" w:rsidR="00F07BB4" w:rsidRPr="00827542" w:rsidRDefault="00F07BB4" w:rsidP="00F07BB4">
      <w:pPr>
        <w:pStyle w:val="3"/>
        <w:rPr>
          <w:rFonts w:hint="eastAsia"/>
        </w:rPr>
      </w:pPr>
      <w:bookmarkStart w:id="1598" w:name="_Toc227677583"/>
      <w:r>
        <w:rPr>
          <w:rFonts w:hint="eastAsia"/>
        </w:rPr>
        <w:lastRenderedPageBreak/>
        <w:t>3</w:t>
      </w:r>
      <w:r>
        <w:t>.</w:t>
      </w:r>
      <w:r w:rsidR="000E2F3F">
        <w:t>1</w:t>
      </w:r>
      <w:r>
        <w:t>.</w:t>
      </w:r>
      <w:r w:rsidR="00713CE7">
        <w:t>1</w:t>
      </w:r>
      <w:ins w:id="1599" w:author="Lynne Deng 邓玲玲" w:date="2026-04-21T11:14:00Z" w16du:dateUtc="2026-04-21T03:14:00Z">
        <w:r w:rsidR="006C1000">
          <w:rPr>
            <w:rFonts w:hint="eastAsia"/>
          </w:rPr>
          <w:t>2</w:t>
        </w:r>
      </w:ins>
      <w:del w:id="1600" w:author="Lynne Deng 邓玲玲" w:date="2026-04-21T11:02:00Z" w16du:dateUtc="2026-04-21T03:02:00Z">
        <w:r w:rsidR="00713CE7" w:rsidDel="00B2306C">
          <w:delText>0</w:delText>
        </w:r>
      </w:del>
      <w:r>
        <w:t xml:space="preserve"> </w:t>
      </w:r>
      <w:r w:rsidR="00E82D44" w:rsidRPr="00E82D44">
        <w:t>vmppLogLevel</w:t>
      </w:r>
      <w:bookmarkEnd w:id="1598"/>
    </w:p>
    <w:p w14:paraId="480A469A" w14:textId="0A18DD1A" w:rsidR="000F784A" w:rsidRDefault="000F784A" w:rsidP="000F784A">
      <w:pPr>
        <w:rPr>
          <w:rFonts w:hint="eastAsia"/>
        </w:rPr>
      </w:pPr>
      <w:r w:rsidRPr="00B2306C">
        <w:rPr>
          <w:rFonts w:ascii="Times New Roman" w:eastAsia="宋体" w:hAnsi="Times New Roman" w:cs="Times New Roman" w:hint="eastAsia"/>
          <w:rPrChange w:id="1601" w:author="Lynne Deng 邓玲玲" w:date="2026-04-21T11:02:00Z" w16du:dateUtc="2026-04-21T03:02:00Z">
            <w:rPr>
              <w:rFonts w:hint="eastAsia"/>
            </w:rPr>
          </w:rPrChange>
        </w:rPr>
        <w:t>日志级别</w:t>
      </w:r>
      <w:ins w:id="1602" w:author="Lynne Deng 邓玲玲" w:date="2026-04-21T11:02:00Z" w16du:dateUtc="2026-04-21T03:02:00Z">
        <w:r w:rsidR="00B2306C" w:rsidRPr="001D6CA9">
          <w:rPr>
            <w:rFonts w:ascii="Times New Roman" w:eastAsia="宋体" w:hAnsi="Times New Roman" w:cs="Times New Roman" w:hint="eastAsia"/>
          </w:rPr>
          <w:t>，具体定义如下：</w:t>
        </w:r>
      </w:ins>
    </w:p>
    <w:p w14:paraId="4D435959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>vmppLogLevel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2BC793EF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vmpp_LOG_TRACE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2283012E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vmpp_LOG_DEBUG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6D114E2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vmpp_LOG_INFO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6E1AED67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vmpp_LOG_WARN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A127751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vmpp_LOG_ERROR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51780B4F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vmpp_LOG_FATAL</w:t>
      </w:r>
    </w:p>
    <w:p w14:paraId="0556A7F9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>vmppLogLevel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876BFDD" w14:textId="3124583F" w:rsidR="000F784A" w:rsidRDefault="000F784A" w:rsidP="000F784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与</w:t>
      </w:r>
      <w:r w:rsidR="007F313C">
        <w:rPr>
          <w:rFonts w:ascii="Times New Roman" w:eastAsia="宋体" w:hAnsi="Times New Roman" w:cs="Times New Roman"/>
        </w:rPr>
        <w:t>En</w:t>
      </w:r>
      <w:r>
        <w:rPr>
          <w:rFonts w:ascii="Times New Roman" w:eastAsia="宋体" w:hAnsi="Times New Roman" w:cs="Times New Roman" w:hint="eastAsia"/>
        </w:rPr>
        <w:t>coder</w:t>
      </w:r>
      <w:r>
        <w:rPr>
          <w:rFonts w:ascii="Times New Roman" w:eastAsia="宋体" w:hAnsi="Times New Roman" w:cs="Times New Roman" w:hint="eastAsia"/>
        </w:rPr>
        <w:t>共用，</w:t>
      </w: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08EC1EA2" w14:textId="30663590" w:rsidR="00664DAB" w:rsidRPr="00827542" w:rsidRDefault="00664DAB" w:rsidP="00664DAB">
      <w:pPr>
        <w:pStyle w:val="3"/>
        <w:rPr>
          <w:rFonts w:hint="eastAsia"/>
        </w:rPr>
      </w:pPr>
      <w:bookmarkStart w:id="1603" w:name="_Toc227677584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ins w:id="1604" w:author="Lynne Deng 邓玲玲" w:date="2026-04-21T11:03:00Z" w16du:dateUtc="2026-04-21T03:03:00Z">
        <w:r w:rsidR="00EF61CD">
          <w:rPr>
            <w:rFonts w:hint="eastAsia"/>
          </w:rPr>
          <w:t>1</w:t>
        </w:r>
      </w:ins>
      <w:ins w:id="1605" w:author="Lynne Deng 邓玲玲" w:date="2026-04-21T11:15:00Z" w16du:dateUtc="2026-04-21T03:15:00Z">
        <w:r w:rsidR="00CB1FC0">
          <w:rPr>
            <w:rFonts w:hint="eastAsia"/>
          </w:rPr>
          <w:t>3</w:t>
        </w:r>
      </w:ins>
      <w:del w:id="1606" w:author="Lynne Deng 邓玲玲" w:date="2026-04-21T11:03:00Z" w16du:dateUtc="2026-04-21T03:03:00Z">
        <w:r w:rsidDel="00EF61CD">
          <w:delText>11</w:delText>
        </w:r>
      </w:del>
      <w:r>
        <w:t xml:space="preserve"> </w:t>
      </w:r>
      <w:bookmarkStart w:id="1607" w:name="OLE_LINK47"/>
      <w:r w:rsidR="000B31AF" w:rsidRPr="000B31AF">
        <w:t>vmppChromaFormat</w:t>
      </w:r>
      <w:bookmarkEnd w:id="1603"/>
      <w:bookmarkEnd w:id="1607"/>
    </w:p>
    <w:p w14:paraId="70714426" w14:textId="157F7593" w:rsidR="00664DAB" w:rsidRPr="00AD5149" w:rsidRDefault="00AF7665" w:rsidP="000B31AF">
      <w:pPr>
        <w:rPr>
          <w:rFonts w:ascii="Times New Roman" w:eastAsia="宋体" w:hAnsi="Times New Roman" w:cs="Times New Roman"/>
          <w:rPrChange w:id="1608" w:author="Lynne Deng 邓玲玲" w:date="2026-04-21T11:02:00Z" w16du:dateUtc="2026-04-21T03:02:00Z">
            <w:rPr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</w:pPr>
      <w:r w:rsidRPr="00AD5149">
        <w:rPr>
          <w:rFonts w:ascii="Times New Roman" w:eastAsia="宋体" w:hAnsi="Times New Roman" w:cs="Times New Roman" w:hint="eastAsia"/>
          <w:rPrChange w:id="1609" w:author="Lynne Deng 邓玲玲" w:date="2026-04-21T11:02:00Z" w16du:dateUtc="2026-04-21T03:02:00Z">
            <w:rPr>
              <w:rFonts w:hint="eastAsia"/>
            </w:rPr>
          </w:rPrChange>
        </w:rPr>
        <w:t>Chroma</w:t>
      </w:r>
      <w:r w:rsidRPr="00AD5149">
        <w:rPr>
          <w:rFonts w:ascii="Times New Roman" w:eastAsia="宋体" w:hAnsi="Times New Roman" w:cs="Times New Roman" w:hint="eastAsia"/>
          <w:rPrChange w:id="1610" w:author="Lynne Deng 邓玲玲" w:date="2026-04-21T11:02:00Z" w16du:dateUtc="2026-04-21T03:02:00Z">
            <w:rPr>
              <w:rFonts w:hint="eastAsia"/>
            </w:rPr>
          </w:rPrChange>
        </w:rPr>
        <w:t>格式</w:t>
      </w:r>
      <w:ins w:id="1611" w:author="Lynne Deng 邓玲玲" w:date="2026-04-21T11:02:00Z" w16du:dateUtc="2026-04-21T03:02:00Z">
        <w:r w:rsidR="00AD5149">
          <w:rPr>
            <w:rFonts w:ascii="Times New Roman" w:eastAsia="宋体" w:hAnsi="Times New Roman" w:cs="Times New Roman" w:hint="eastAsia"/>
          </w:rPr>
          <w:t>，</w:t>
        </w:r>
        <w:r w:rsidR="00AD5149" w:rsidRPr="001D6CA9">
          <w:rPr>
            <w:rFonts w:ascii="Times New Roman" w:eastAsia="宋体" w:hAnsi="Times New Roman" w:cs="Times New Roman" w:hint="eastAsia"/>
          </w:rPr>
          <w:t>具体定义如下：</w:t>
        </w:r>
      </w:ins>
    </w:p>
    <w:p w14:paraId="57F74120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0B31AF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0B31AF">
        <w:rPr>
          <w:rFonts w:ascii="Consolas" w:eastAsia="宋体" w:hAnsi="Consolas" w:cs="Fira Code"/>
          <w:color w:val="2B91AF"/>
          <w:kern w:val="0"/>
          <w:sz w:val="18"/>
          <w:szCs w:val="18"/>
        </w:rPr>
        <w:t>vmppChromaFormat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438A5DD0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vmpp_CHROMA_FMT_NONE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-1,</w:t>
      </w:r>
    </w:p>
    <w:p w14:paraId="2E3DD1B3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vmpp_CHROMA_FMT_400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4A29167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vmpp_CHROMA_FMT_411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3BB0D9EF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vmpp_CHROMA_FMT_420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0AA5848A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vmpp_CHROMA_FMT_422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0ADA4607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vmpp_CHROMA_FMT_440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72BD2E3E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vmpp_CHROMA_FMT_444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585FB90" w14:textId="47B4213A" w:rsidR="000B31AF" w:rsidRDefault="000B31AF" w:rsidP="00664DA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0B31AF">
        <w:rPr>
          <w:rFonts w:ascii="Consolas" w:eastAsia="宋体" w:hAnsi="Consolas" w:cs="Fira Code"/>
          <w:color w:val="2B91AF"/>
          <w:kern w:val="0"/>
          <w:sz w:val="18"/>
          <w:szCs w:val="18"/>
        </w:rPr>
        <w:t>vmppChromaFormat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4505898" w14:textId="646B94CC" w:rsidR="00664DAB" w:rsidRDefault="00664DAB" w:rsidP="00664DA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593E167E" w14:textId="36BE36FE" w:rsidR="00F44F12" w:rsidRPr="00827542" w:rsidRDefault="00F44F12" w:rsidP="00F44F12">
      <w:pPr>
        <w:pStyle w:val="3"/>
        <w:rPr>
          <w:rFonts w:hint="eastAsia"/>
        </w:rPr>
      </w:pPr>
      <w:bookmarkStart w:id="1612" w:name="_Toc227677585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ins w:id="1613" w:author="Lynne Deng 邓玲玲" w:date="2026-04-21T11:15:00Z" w16du:dateUtc="2026-04-21T03:15:00Z">
        <w:r w:rsidR="00CB1FC0">
          <w:rPr>
            <w:rFonts w:hint="eastAsia"/>
          </w:rPr>
          <w:t>4</w:t>
        </w:r>
      </w:ins>
      <w:del w:id="1614" w:author="Lynne Deng 邓玲玲" w:date="2026-04-21T11:03:00Z" w16du:dateUtc="2026-04-21T03:03:00Z">
        <w:r w:rsidDel="00EF61CD">
          <w:delText>2</w:delText>
        </w:r>
      </w:del>
      <w:r>
        <w:t xml:space="preserve"> </w:t>
      </w:r>
      <w:r w:rsidR="005D552D" w:rsidRPr="005D552D">
        <w:t>vmppFrameType</w:t>
      </w:r>
      <w:bookmarkEnd w:id="1612"/>
    </w:p>
    <w:p w14:paraId="7754A9C9" w14:textId="06ED58B1" w:rsidR="00A62E2E" w:rsidRDefault="0006329B" w:rsidP="00A62E2E">
      <w:pPr>
        <w:rPr>
          <w:rFonts w:ascii="Fira Code" w:hAnsi="Fira Code" w:cs="Fira Code"/>
          <w:color w:val="0000FF"/>
          <w:sz w:val="23"/>
          <w:szCs w:val="23"/>
        </w:rPr>
      </w:pPr>
      <w:r w:rsidRPr="00EF61CD">
        <w:rPr>
          <w:rFonts w:ascii="Times New Roman" w:eastAsia="宋体" w:hAnsi="Times New Roman" w:cs="Times New Roman" w:hint="eastAsia"/>
          <w:rPrChange w:id="1615" w:author="Lynne Deng 邓玲玲" w:date="2026-04-21T11:03:00Z" w16du:dateUtc="2026-04-21T03:03:00Z">
            <w:rPr>
              <w:rFonts w:hint="eastAsia"/>
            </w:rPr>
          </w:rPrChange>
        </w:rPr>
        <w:t>帧类型</w:t>
      </w:r>
      <w:del w:id="1616" w:author="Lynne Deng 邓玲玲" w:date="2026-04-21T11:03:00Z" w16du:dateUtc="2026-04-21T03:03:00Z">
        <w:r w:rsidR="00A62E2E" w:rsidRPr="00EF61CD" w:rsidDel="00EF61CD">
          <w:rPr>
            <w:rFonts w:ascii="Times New Roman" w:eastAsia="宋体" w:hAnsi="Times New Roman" w:cs="Times New Roman"/>
            <w:rPrChange w:id="1617" w:author="Lynne Deng 邓玲玲" w:date="2026-04-21T11:03:00Z" w16du:dateUtc="2026-04-21T03:03:00Z">
              <w:rPr>
                <w:rFonts w:ascii="Fira Code" w:hAnsi="Fira Code" w:cs="Fira Code"/>
                <w:color w:val="0000FF"/>
                <w:sz w:val="23"/>
                <w:szCs w:val="23"/>
              </w:rPr>
            </w:rPrChange>
          </w:rPr>
          <w:delText xml:space="preserve"> </w:delText>
        </w:r>
      </w:del>
      <w:bookmarkStart w:id="1618" w:name="OLE_LINK64"/>
      <w:ins w:id="1619" w:author="Lynne Deng 邓玲玲" w:date="2026-04-21T11:03:00Z" w16du:dateUtc="2026-04-21T03:03:00Z">
        <w:r w:rsidR="00EF61CD">
          <w:rPr>
            <w:rFonts w:ascii="Times New Roman" w:eastAsia="宋体" w:hAnsi="Times New Roman" w:cs="Times New Roman" w:hint="eastAsia"/>
          </w:rPr>
          <w:t>，</w:t>
        </w:r>
        <w:r w:rsidR="00EF61CD" w:rsidRPr="001D6CA9">
          <w:rPr>
            <w:rFonts w:ascii="Times New Roman" w:eastAsia="宋体" w:hAnsi="Times New Roman" w:cs="Times New Roman" w:hint="eastAsia"/>
          </w:rPr>
          <w:t>具体定义如下</w:t>
        </w:r>
        <w:r w:rsidR="0010332A">
          <w:rPr>
            <w:rFonts w:ascii="Times New Roman" w:eastAsia="宋体" w:hAnsi="Times New Roman" w:cs="Times New Roman" w:hint="eastAsia"/>
          </w:rPr>
          <w:t>：</w:t>
        </w:r>
      </w:ins>
      <w:bookmarkEnd w:id="1618"/>
    </w:p>
    <w:p w14:paraId="429B8523" w14:textId="65227E50" w:rsidR="00A62E2E" w:rsidRPr="00A62E2E" w:rsidRDefault="00A62E2E" w:rsidP="00A62E2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A62E2E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A62E2E">
        <w:rPr>
          <w:rFonts w:ascii="Consolas" w:eastAsia="宋体" w:hAnsi="Consolas" w:cs="Fira Code"/>
          <w:color w:val="2B91AF"/>
          <w:kern w:val="0"/>
          <w:sz w:val="18"/>
          <w:szCs w:val="18"/>
        </w:rPr>
        <w:t>vmppFrameType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34F6DBF" w14:textId="77777777" w:rsidR="00A62E2E" w:rsidRPr="00A62E2E" w:rsidRDefault="00A62E2E" w:rsidP="00A62E2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62E2E">
        <w:rPr>
          <w:rFonts w:ascii="Consolas" w:eastAsia="宋体" w:hAnsi="Consolas" w:cs="Fira Code"/>
          <w:color w:val="2F4F4F"/>
          <w:kern w:val="0"/>
          <w:sz w:val="18"/>
          <w:szCs w:val="18"/>
        </w:rPr>
        <w:t>vmpp_FRM_I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79323703" w14:textId="77777777" w:rsidR="00A62E2E" w:rsidRPr="00A62E2E" w:rsidRDefault="00A62E2E" w:rsidP="00A62E2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62E2E">
        <w:rPr>
          <w:rFonts w:ascii="Consolas" w:eastAsia="宋体" w:hAnsi="Consolas" w:cs="Fira Code"/>
          <w:color w:val="2F4F4F"/>
          <w:kern w:val="0"/>
          <w:sz w:val="18"/>
          <w:szCs w:val="18"/>
        </w:rPr>
        <w:t>vmpp_FRM_P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6756D3F" w14:textId="77777777" w:rsidR="00A62E2E" w:rsidRPr="00A62E2E" w:rsidRDefault="00A62E2E" w:rsidP="00A62E2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62E2E">
        <w:rPr>
          <w:rFonts w:ascii="Consolas" w:eastAsia="宋体" w:hAnsi="Consolas" w:cs="Fira Code"/>
          <w:color w:val="2F4F4F"/>
          <w:kern w:val="0"/>
          <w:sz w:val="18"/>
          <w:szCs w:val="18"/>
        </w:rPr>
        <w:t>vmpp_FRM_B</w:t>
      </w:r>
    </w:p>
    <w:p w14:paraId="44154AF5" w14:textId="69C7D41B" w:rsidR="00F44F12" w:rsidRDefault="00A62E2E" w:rsidP="00F44F1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A62E2E">
        <w:rPr>
          <w:rFonts w:ascii="Consolas" w:eastAsia="宋体" w:hAnsi="Consolas" w:cs="Fira Code"/>
          <w:color w:val="2B91AF"/>
          <w:kern w:val="0"/>
          <w:sz w:val="18"/>
          <w:szCs w:val="18"/>
        </w:rPr>
        <w:t>vmppFrameType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0908C47C" w14:textId="39B3D85B" w:rsidR="00F07BB4" w:rsidRDefault="00F44F12" w:rsidP="00387D3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1FB7A3A9" w14:textId="385475A8" w:rsidR="00360B1C" w:rsidRPr="00827542" w:rsidRDefault="00360B1C" w:rsidP="00360B1C">
      <w:pPr>
        <w:pStyle w:val="3"/>
        <w:rPr>
          <w:rFonts w:hint="eastAsia"/>
        </w:rPr>
      </w:pPr>
      <w:bookmarkStart w:id="1620" w:name="_Toc227677586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ins w:id="1621" w:author="Lynne Deng 邓玲玲" w:date="2026-04-21T11:15:00Z" w16du:dateUtc="2026-04-21T03:15:00Z">
        <w:r w:rsidR="00CB1FC0">
          <w:rPr>
            <w:rFonts w:hint="eastAsia"/>
          </w:rPr>
          <w:t>5</w:t>
        </w:r>
      </w:ins>
      <w:del w:id="1622" w:author="Lynne Deng 邓玲玲" w:date="2026-04-21T11:03:00Z" w16du:dateUtc="2026-04-21T03:03:00Z">
        <w:r w:rsidDel="00FE4082">
          <w:delText>3</w:delText>
        </w:r>
      </w:del>
      <w:r>
        <w:t xml:space="preserve"> </w:t>
      </w:r>
      <w:r w:rsidR="004B7DE1" w:rsidRPr="004B7DE1">
        <w:t>vmppVideoProfile</w:t>
      </w:r>
      <w:bookmarkEnd w:id="1620"/>
    </w:p>
    <w:p w14:paraId="5B8A3A95" w14:textId="21AD8C31" w:rsidR="00360B1C" w:rsidRPr="00AD427F" w:rsidRDefault="00911D4F" w:rsidP="00911D4F">
      <w:pPr>
        <w:rPr>
          <w:rFonts w:ascii="Times New Roman" w:eastAsia="宋体" w:hAnsi="Times New Roman" w:cs="Times New Roman"/>
          <w:rPrChange w:id="1623" w:author="Lynne Deng 邓玲玲" w:date="2026-04-21T11:03:00Z" w16du:dateUtc="2026-04-21T03:03:00Z">
            <w:rPr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</w:pPr>
      <w:r w:rsidRPr="00AD427F">
        <w:rPr>
          <w:rFonts w:ascii="Times New Roman" w:eastAsia="宋体" w:hAnsi="Times New Roman" w:cs="Times New Roman" w:hint="eastAsia"/>
          <w:rPrChange w:id="1624" w:author="Lynne Deng 邓玲玲" w:date="2026-04-21T11:03:00Z" w16du:dateUtc="2026-04-21T03:03:00Z">
            <w:rPr>
              <w:rFonts w:hint="eastAsia"/>
            </w:rPr>
          </w:rPrChange>
        </w:rPr>
        <w:t>视频编码的</w:t>
      </w:r>
      <w:r w:rsidRPr="00AD427F">
        <w:rPr>
          <w:rFonts w:ascii="Times New Roman" w:eastAsia="宋体" w:hAnsi="Times New Roman" w:cs="Times New Roman" w:hint="eastAsia"/>
          <w:rPrChange w:id="1625" w:author="Lynne Deng 邓玲玲" w:date="2026-04-21T11:03:00Z" w16du:dateUtc="2026-04-21T03:03:00Z">
            <w:rPr>
              <w:rFonts w:hint="eastAsia"/>
            </w:rPr>
          </w:rPrChange>
        </w:rPr>
        <w:t>Profile</w:t>
      </w:r>
      <w:bookmarkStart w:id="1626" w:name="OLE_LINK65"/>
      <w:ins w:id="1627" w:author="Lynne Deng 邓玲玲" w:date="2026-04-21T11:03:00Z" w16du:dateUtc="2026-04-21T03:03:00Z">
        <w:r w:rsidR="00AD427F">
          <w:rPr>
            <w:rFonts w:ascii="Times New Roman" w:eastAsia="宋体" w:hAnsi="Times New Roman" w:cs="Times New Roman" w:hint="eastAsia"/>
          </w:rPr>
          <w:t>，</w:t>
        </w:r>
        <w:r w:rsidR="00AD427F" w:rsidRPr="001D6CA9">
          <w:rPr>
            <w:rFonts w:ascii="Times New Roman" w:eastAsia="宋体" w:hAnsi="Times New Roman" w:cs="Times New Roman" w:hint="eastAsia"/>
          </w:rPr>
          <w:t>具体定义如下</w:t>
        </w:r>
        <w:r w:rsidR="00AD427F">
          <w:rPr>
            <w:rFonts w:ascii="Times New Roman" w:eastAsia="宋体" w:hAnsi="Times New Roman" w:cs="Times New Roman" w:hint="eastAsia"/>
          </w:rPr>
          <w:t>：</w:t>
        </w:r>
      </w:ins>
      <w:bookmarkEnd w:id="1626"/>
    </w:p>
    <w:p w14:paraId="24658165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FF"/>
          <w:kern w:val="0"/>
          <w:sz w:val="18"/>
          <w:szCs w:val="18"/>
        </w:rPr>
        <w:lastRenderedPageBreak/>
        <w:t>typedef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11D4F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11D4F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vmppVideoProfile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521D076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For HEVC */</w:t>
      </w:r>
    </w:p>
    <w:p w14:paraId="5D4737BA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vmpp_VIDEO_PRFL_HEVC_MAIN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= 0,</w:t>
      </w:r>
    </w:p>
    <w:p w14:paraId="1031B3E3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vmpp_VIDEO_PRFL_HEVC_MAIN_STILL_PICTURE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1,</w:t>
      </w:r>
    </w:p>
    <w:p w14:paraId="5DCED2B8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vmpp_VIDEO_PRFL_HEVC_MAIN_10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= 2,</w:t>
      </w:r>
    </w:p>
    <w:p w14:paraId="6276D314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vmpp_VIDEO_PRFL_HEVC_MAIN_REXT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= 3,</w:t>
      </w:r>
    </w:p>
    <w:p w14:paraId="038C983C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43B8F3D6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For H264 */</w:t>
      </w:r>
    </w:p>
    <w:p w14:paraId="296F41DE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vmpp_VIDEO_PRFL_H264_BASELINE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= 9,</w:t>
      </w:r>
    </w:p>
    <w:p w14:paraId="2C3EB56B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vmpp_VIDEO_PRFL_H264_MAIN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= 10,</w:t>
      </w:r>
    </w:p>
    <w:p w14:paraId="7CC2A68E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vmpp_VIDEO_PRFL_H264_HIGH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= 11,</w:t>
      </w:r>
    </w:p>
    <w:p w14:paraId="527C89E0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vmpp_VIDEO_PRFL_H264_HIGH_10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= 12,</w:t>
      </w:r>
    </w:p>
    <w:p w14:paraId="0EC22C9F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4A3685DC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Reserved For AV1 */</w:t>
      </w:r>
    </w:p>
    <w:p w14:paraId="28BA284F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vmpp_VIDEO_PRFL_AV1_MAIN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= 0,</w:t>
      </w:r>
    </w:p>
    <w:p w14:paraId="08A91AF2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vmpp_VIDEO_PRFL_AV1_HIGH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= 1,</w:t>
      </w:r>
    </w:p>
    <w:p w14:paraId="5A7B6AE3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vmpp_VIDEO_PRFL_AV1_PROFESSIONAL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= 2,</w:t>
      </w:r>
    </w:p>
    <w:p w14:paraId="7ABF1920" w14:textId="552D0798" w:rsidR="00911D4F" w:rsidRDefault="00911D4F" w:rsidP="00360B1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bookmarkStart w:id="1628" w:name="OLE_LINK68"/>
      <w:r w:rsidRPr="00911D4F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vmppVideoProfile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  <w:bookmarkEnd w:id="1628"/>
    </w:p>
    <w:p w14:paraId="7584D96F" w14:textId="7601DAFC" w:rsidR="00814FFE" w:rsidRPr="00697DC3" w:rsidRDefault="00360B1C" w:rsidP="00360B1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3C6D1584" w14:textId="63252555" w:rsidR="008F492E" w:rsidRPr="00827542" w:rsidRDefault="008F492E" w:rsidP="008F492E">
      <w:pPr>
        <w:pStyle w:val="3"/>
        <w:rPr>
          <w:rFonts w:hint="eastAsia"/>
        </w:rPr>
      </w:pPr>
      <w:bookmarkStart w:id="1629" w:name="_Toc227677587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ins w:id="1630" w:author="Lynne Deng 邓玲玲" w:date="2026-04-21T11:15:00Z" w16du:dateUtc="2026-04-21T03:15:00Z">
        <w:r w:rsidR="00ED2312">
          <w:rPr>
            <w:rFonts w:hint="eastAsia"/>
          </w:rPr>
          <w:t>6</w:t>
        </w:r>
      </w:ins>
      <w:del w:id="1631" w:author="Lynne Deng 邓玲玲" w:date="2026-04-21T11:03:00Z" w16du:dateUtc="2026-04-21T03:03:00Z">
        <w:r w:rsidDel="00FE4082">
          <w:delText>4</w:delText>
        </w:r>
      </w:del>
      <w:r>
        <w:t xml:space="preserve"> </w:t>
      </w:r>
      <w:r w:rsidR="009E2BD6" w:rsidRPr="009E2BD6">
        <w:t>vmppVideoLevel</w:t>
      </w:r>
      <w:bookmarkEnd w:id="1629"/>
    </w:p>
    <w:p w14:paraId="3FDF3CCC" w14:textId="0E00BA13" w:rsidR="008F492E" w:rsidRPr="000543EF" w:rsidRDefault="008F492E" w:rsidP="008F492E">
      <w:pPr>
        <w:rPr>
          <w:rFonts w:ascii="Times New Roman" w:eastAsia="宋体" w:hAnsi="Times New Roman" w:cs="Times New Roman"/>
          <w:rPrChange w:id="1632" w:author="Lynne Deng 邓玲玲" w:date="2026-04-21T11:04:00Z" w16du:dateUtc="2026-04-21T03:04:00Z">
            <w:rPr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</w:pPr>
      <w:r w:rsidRPr="000543EF">
        <w:rPr>
          <w:rFonts w:ascii="Times New Roman" w:eastAsia="宋体" w:hAnsi="Times New Roman" w:cs="Times New Roman" w:hint="eastAsia"/>
          <w:rPrChange w:id="1633" w:author="Lynne Deng 邓玲玲" w:date="2026-04-21T11:04:00Z" w16du:dateUtc="2026-04-21T03:04:00Z">
            <w:rPr>
              <w:rFonts w:hint="eastAsia"/>
            </w:rPr>
          </w:rPrChange>
        </w:rPr>
        <w:t>视频编码的</w:t>
      </w:r>
      <w:r w:rsidR="00D96F21" w:rsidRPr="000543EF">
        <w:rPr>
          <w:rFonts w:ascii="Times New Roman" w:eastAsia="宋体" w:hAnsi="Times New Roman" w:cs="Times New Roman" w:hint="eastAsia"/>
          <w:rPrChange w:id="1634" w:author="Lynne Deng 邓玲玲" w:date="2026-04-21T11:04:00Z" w16du:dateUtc="2026-04-21T03:04:00Z">
            <w:rPr>
              <w:rFonts w:hint="eastAsia"/>
            </w:rPr>
          </w:rPrChange>
        </w:rPr>
        <w:t>Level</w:t>
      </w:r>
      <w:ins w:id="1635" w:author="Lynne Deng 邓玲玲" w:date="2026-04-21T11:04:00Z">
        <w:r w:rsidR="000543EF" w:rsidRPr="000543EF">
          <w:rPr>
            <w:rFonts w:ascii="Times New Roman" w:eastAsia="宋体" w:hAnsi="Times New Roman" w:cs="Times New Roman" w:hint="eastAsia"/>
          </w:rPr>
          <w:t>，具体定义如下：</w:t>
        </w:r>
      </w:ins>
    </w:p>
    <w:p w14:paraId="4A750648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6E77D6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6E77D6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vmppVideoLevel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067ED539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For HEVC */</w:t>
      </w:r>
    </w:p>
    <w:p w14:paraId="4AC68FB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30,</w:t>
      </w:r>
    </w:p>
    <w:p w14:paraId="3E857A63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60,</w:t>
      </w:r>
    </w:p>
    <w:p w14:paraId="21B5064D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vmpp_VIDEO_LVL_HEVC_2_1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63,</w:t>
      </w:r>
    </w:p>
    <w:p w14:paraId="38BF85C0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vmpp_VIDEO_LVL_HEVC_3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90,</w:t>
      </w:r>
    </w:p>
    <w:p w14:paraId="267ADF0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vmpp_VIDEO_LVL_HEVC_3_1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93,</w:t>
      </w:r>
    </w:p>
    <w:p w14:paraId="52CC00CA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vmpp_VIDEO_LVL_HEVC_4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120,</w:t>
      </w:r>
    </w:p>
    <w:p w14:paraId="7747240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vmpp_VIDEO_LVL_HEVC_4_1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123,</w:t>
      </w:r>
    </w:p>
    <w:p w14:paraId="7F3D9719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vmpp_VIDEO_LVL_HEVC_5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150,</w:t>
      </w:r>
    </w:p>
    <w:p w14:paraId="78DA9EC7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vmpp_VIDEO_LVL_HEVC_5_1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153,</w:t>
      </w:r>
    </w:p>
    <w:p w14:paraId="760A2C81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vmpp_VIDEO_LVL_HEVC_5_2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156,</w:t>
      </w:r>
    </w:p>
    <w:p w14:paraId="7F5A4692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vmpp_VIDEO_LVL_HEVC_6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180,</w:t>
      </w:r>
    </w:p>
    <w:p w14:paraId="45525D07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vmpp_VIDEO_LVL_HEVC_6_1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183,</w:t>
      </w:r>
    </w:p>
    <w:p w14:paraId="03C7B77A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vmpp_VIDEO_LVL_HEVC_6_2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186,</w:t>
      </w:r>
    </w:p>
    <w:p w14:paraId="1FD6864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03EB470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For H264 */</w:t>
      </w:r>
    </w:p>
    <w:p w14:paraId="74100E69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10,</w:t>
      </w:r>
    </w:p>
    <w:p w14:paraId="2705C78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vmpp_VIDEO_LVL_H264_1_b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99,</w:t>
      </w:r>
    </w:p>
    <w:p w14:paraId="23C584B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11,</w:t>
      </w:r>
    </w:p>
    <w:p w14:paraId="6B80B95E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lastRenderedPageBreak/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12,</w:t>
      </w:r>
    </w:p>
    <w:p w14:paraId="44542C08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vmpp_VIDEO_LVL_H264_1_3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13,</w:t>
      </w:r>
    </w:p>
    <w:p w14:paraId="6C2A037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20,</w:t>
      </w:r>
    </w:p>
    <w:p w14:paraId="22D5221D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vmpp_VIDEO_LVL_H264_2_1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21,</w:t>
      </w:r>
    </w:p>
    <w:p w14:paraId="658A797E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vmpp_VIDEO_LVL_H264_2_2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22,</w:t>
      </w:r>
    </w:p>
    <w:p w14:paraId="0C63B12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vmpp_VIDEO_LVL_H264_3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30,</w:t>
      </w:r>
    </w:p>
    <w:p w14:paraId="678F67CD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vmpp_VIDEO_LVL_H264_3_1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31,</w:t>
      </w:r>
    </w:p>
    <w:p w14:paraId="038E0662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vmpp_VIDEO_LVL_H264_3_2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32,</w:t>
      </w:r>
    </w:p>
    <w:p w14:paraId="7A978815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vmpp_VIDEO_LVL_H264_4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40,</w:t>
      </w:r>
    </w:p>
    <w:p w14:paraId="224C8D75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vmpp_VIDEO_LVL_H264_4_1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41,</w:t>
      </w:r>
    </w:p>
    <w:p w14:paraId="6DDB96D8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vmpp_VIDEO_LVL_H264_4_2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42,</w:t>
      </w:r>
    </w:p>
    <w:p w14:paraId="1C36D867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vmpp_VIDEO_LVL_H264_5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50,</w:t>
      </w:r>
    </w:p>
    <w:p w14:paraId="7F18ABAD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vmpp_VIDEO_LVL_H264_5_1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51,</w:t>
      </w:r>
    </w:p>
    <w:p w14:paraId="707EF7E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vmpp_VIDEO_LVL_H264_5_2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52,</w:t>
      </w:r>
    </w:p>
    <w:p w14:paraId="51F8E355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vmpp_VIDEO_LVL_H264_6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60,</w:t>
      </w:r>
    </w:p>
    <w:p w14:paraId="5436174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vmpp_VIDEO_LVL_H264_6_1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61,</w:t>
      </w:r>
    </w:p>
    <w:p w14:paraId="3A290CF6" w14:textId="36591111" w:rsidR="006E77D6" w:rsidRDefault="006E77D6">
      <w:pPr>
        <w:widowControl/>
        <w:shd w:val="clear" w:color="auto" w:fill="FFFFFF"/>
        <w:spacing w:line="300" w:lineRule="atLeast"/>
        <w:ind w:firstLine="370"/>
        <w:jc w:val="left"/>
        <w:rPr>
          <w:ins w:id="1636" w:author="Lynne Deng 邓玲玲" w:date="2026-04-20T18:26:00Z" w16du:dateUtc="2026-04-20T10:26:00Z"/>
          <w:rFonts w:ascii="Consolas" w:eastAsia="宋体" w:hAnsi="Consolas" w:cs="Fira Code"/>
          <w:color w:val="000000"/>
          <w:kern w:val="0"/>
          <w:sz w:val="18"/>
          <w:szCs w:val="18"/>
        </w:rPr>
        <w:pPrChange w:id="1637" w:author="Lynne Deng 邓玲玲" w:date="2026-04-20T18:26:00Z" w16du:dateUtc="2026-04-20T10:26:00Z">
          <w:pPr>
            <w:widowControl/>
            <w:shd w:val="clear" w:color="auto" w:fill="FFFFFF"/>
            <w:spacing w:line="300" w:lineRule="atLeast"/>
            <w:jc w:val="left"/>
          </w:pPr>
        </w:pPrChange>
      </w:pPr>
      <w:del w:id="1638" w:author="Lynne Deng 邓玲玲" w:date="2026-04-20T18:26:00Z" w16du:dateUtc="2026-04-20T10:26:00Z">
        <w:r w:rsidRPr="006E77D6" w:rsidDel="001B530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</w:del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vmpp_VIDEO_LVL_H264_6_2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62</w:t>
      </w:r>
      <w:ins w:id="1639" w:author="Lynne Deng 邓玲玲" w:date="2026-04-20T18:26:00Z" w16du:dateUtc="2026-04-20T10:26:00Z">
        <w:r w:rsidR="001552D5">
          <w:rPr>
            <w:rFonts w:ascii="Consolas" w:eastAsia="宋体" w:hAnsi="Consolas" w:cs="Fira Code" w:hint="eastAsia"/>
            <w:color w:val="000000"/>
            <w:kern w:val="0"/>
            <w:sz w:val="18"/>
            <w:szCs w:val="18"/>
          </w:rPr>
          <w:t>,</w:t>
        </w:r>
      </w:ins>
    </w:p>
    <w:p w14:paraId="64B0DE0D" w14:textId="77777777" w:rsidR="001B5300" w:rsidRDefault="001B5300" w:rsidP="001B5300">
      <w:pPr>
        <w:shd w:val="clear" w:color="auto" w:fill="FFFFFF"/>
        <w:spacing w:line="300" w:lineRule="atLeast"/>
        <w:rPr>
          <w:ins w:id="1640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</w:p>
    <w:p w14:paraId="704392C7" w14:textId="77777777" w:rsidR="001B5300" w:rsidRPr="001D6CA9" w:rsidRDefault="001B5300" w:rsidP="001B5300">
      <w:pPr>
        <w:shd w:val="clear" w:color="auto" w:fill="FFFFFF"/>
        <w:spacing w:line="300" w:lineRule="atLeast"/>
        <w:rPr>
          <w:ins w:id="1641" w:author="Lynne Deng 邓玲玲" w:date="2026-04-20T18:26:00Z" w16du:dateUtc="2026-04-20T10:26:00Z"/>
          <w:rFonts w:ascii="Consolas" w:hAnsi="Consolas" w:cs="Fira Code"/>
          <w:color w:val="008000"/>
          <w:sz w:val="18"/>
          <w:szCs w:val="18"/>
        </w:rPr>
      </w:pPr>
      <w:ins w:id="1642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/* For AV1 */</w:t>
        </w:r>
      </w:ins>
    </w:p>
    <w:p w14:paraId="6B62D85F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43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44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vmpp_VIDEO_LVL_AV1_2_0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0,</w:t>
        </w:r>
      </w:ins>
    </w:p>
    <w:p w14:paraId="4A13ACEC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45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46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vmpp_VIDEO_LVL_AV1_2_1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1,</w:t>
        </w:r>
      </w:ins>
    </w:p>
    <w:p w14:paraId="6FDDAFAD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47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48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vmpp_VIDEO_LVL_AV1_2_2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2,</w:t>
        </w:r>
      </w:ins>
    </w:p>
    <w:p w14:paraId="26A966CD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49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50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vmpp_VIDEO_LVL_AV1_2_3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3,</w:t>
        </w:r>
      </w:ins>
    </w:p>
    <w:p w14:paraId="4BD99020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51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52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vmpp_VIDEO_LVL_AV1_3_0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4,</w:t>
        </w:r>
      </w:ins>
    </w:p>
    <w:p w14:paraId="747B0AAA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53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54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vmpp_VIDEO_LVL_AV1_3_1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5,</w:t>
        </w:r>
      </w:ins>
    </w:p>
    <w:p w14:paraId="2F55234E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55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56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vmpp_VIDEO_LVL_AV1_3_2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6,</w:t>
        </w:r>
      </w:ins>
    </w:p>
    <w:p w14:paraId="70383170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57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58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vmpp_VIDEO_LVL_AV1_3_3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7,</w:t>
        </w:r>
      </w:ins>
    </w:p>
    <w:p w14:paraId="36CD882E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59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60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vmpp_VIDEO_LVL_AV1_4_0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8,</w:t>
        </w:r>
      </w:ins>
    </w:p>
    <w:p w14:paraId="05EE152C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61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62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vmpp_VIDEO_LVL_AV1_4_1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9,</w:t>
        </w:r>
      </w:ins>
    </w:p>
    <w:p w14:paraId="19AEDEE7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63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64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vmpp_VIDEO_LVL_AV1_4_2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10,</w:t>
        </w:r>
      </w:ins>
    </w:p>
    <w:p w14:paraId="64A9F3F2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65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66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vmpp_VIDEO_LVL_AV1_4_3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11,</w:t>
        </w:r>
      </w:ins>
    </w:p>
    <w:p w14:paraId="6700754F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67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68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vmpp_VIDEO_LVL_AV1_5_0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12,</w:t>
        </w:r>
      </w:ins>
    </w:p>
    <w:p w14:paraId="17A15535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69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70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vmpp_VIDEO_LVL_AV1_5_1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13,</w:t>
        </w:r>
      </w:ins>
    </w:p>
    <w:p w14:paraId="234E8F3F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71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72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vmpp_VIDEO_LVL_AV1_5_2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= 14,</w:t>
        </w:r>
      </w:ins>
    </w:p>
    <w:p w14:paraId="17DA382F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73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74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vmpp_VIDEO_LVL_AV1_5_3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15,</w:t>
        </w:r>
      </w:ins>
    </w:p>
    <w:p w14:paraId="29AA23D0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75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76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vmpp_VIDEO_LVL_AV1_6_0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16,</w:t>
        </w:r>
      </w:ins>
    </w:p>
    <w:p w14:paraId="7F2CBA00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77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78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vmpp_VIDEO_LVL_AV1_6_1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17,</w:t>
        </w:r>
      </w:ins>
    </w:p>
    <w:p w14:paraId="71E8913A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79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80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vmpp_VIDEO_LVL_AV1_6_2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18,</w:t>
        </w:r>
      </w:ins>
    </w:p>
    <w:p w14:paraId="02184866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81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82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vmpp_VIDEO_LVL_AV1_6_3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19,</w:t>
        </w:r>
      </w:ins>
    </w:p>
    <w:p w14:paraId="789E1AF0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83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84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vmpp_VIDEO_LVL_AV1_7_0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20,</w:t>
        </w:r>
      </w:ins>
    </w:p>
    <w:p w14:paraId="647C57A2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85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86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vmpp_VIDEO_LVL_AV1_7_1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21,</w:t>
        </w:r>
      </w:ins>
    </w:p>
    <w:p w14:paraId="113AC8BB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87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88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vmpp_VIDEO_LVL_AV1_7_2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22,</w:t>
        </w:r>
      </w:ins>
    </w:p>
    <w:p w14:paraId="17337079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89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90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vmpp_VIDEO_LVL_AV1_7_3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23,</w:t>
        </w:r>
      </w:ins>
    </w:p>
    <w:p w14:paraId="2B6E90D3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91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92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lastRenderedPageBreak/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vmpp_VIDEO_LVL_AV1_8_0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24,</w:t>
        </w:r>
      </w:ins>
    </w:p>
    <w:p w14:paraId="4BB6B157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93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94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vmpp_VIDEO_LVL_AV1_8_1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25,</w:t>
        </w:r>
      </w:ins>
    </w:p>
    <w:p w14:paraId="3ABE2368" w14:textId="77777777" w:rsidR="001B5300" w:rsidRPr="00AC6BA1" w:rsidRDefault="001B5300" w:rsidP="001B5300">
      <w:pPr>
        <w:shd w:val="clear" w:color="auto" w:fill="FFFFFF"/>
        <w:spacing w:line="300" w:lineRule="atLeast"/>
        <w:rPr>
          <w:ins w:id="1695" w:author="Lynne Deng 邓玲玲" w:date="2026-04-20T18:26:00Z" w16du:dateUtc="2026-04-20T10:26:00Z"/>
          <w:rFonts w:ascii="Consolas" w:hAnsi="Consolas" w:cs="Fira Code"/>
          <w:color w:val="000000"/>
          <w:sz w:val="18"/>
          <w:szCs w:val="18"/>
        </w:rPr>
      </w:pPr>
      <w:ins w:id="1696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vmpp_VIDEO_LVL_AV1_8_2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> = 26,</w:t>
        </w:r>
      </w:ins>
    </w:p>
    <w:p w14:paraId="4F1366BC" w14:textId="3B7B560D" w:rsidR="001B5300" w:rsidRPr="00BF0346" w:rsidRDefault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  <w:rPrChange w:id="1697" w:author="Lynne Deng 邓玲玲" w:date="2026-04-20T18:26:00Z" w16du:dateUtc="2026-04-20T10:26:00Z">
            <w:rPr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  <w:pPrChange w:id="1698" w:author="Lynne Deng 邓玲玲" w:date="2026-04-20T18:26:00Z" w16du:dateUtc="2026-04-20T10:26:00Z">
          <w:pPr>
            <w:widowControl/>
            <w:shd w:val="clear" w:color="auto" w:fill="FFFFFF"/>
            <w:spacing w:line="300" w:lineRule="atLeast"/>
            <w:jc w:val="left"/>
          </w:pPr>
        </w:pPrChange>
      </w:pPr>
      <w:ins w:id="1699" w:author="Lynne Deng 邓玲玲" w:date="2026-04-20T18:26:00Z" w16du:dateUtc="2026-04-20T10:26:00Z"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F4F4F"/>
            <w:sz w:val="18"/>
            <w:szCs w:val="18"/>
          </w:rPr>
          <w:t>vmpp_VIDEO_LVL_AV1_8_3</w:t>
        </w:r>
        <w:r w:rsidRPr="00AC6BA1">
          <w:rPr>
            <w:rFonts w:ascii="Consolas" w:hAnsi="Consolas" w:cs="Fira Code"/>
            <w:color w:val="000000"/>
            <w:sz w:val="18"/>
            <w:szCs w:val="18"/>
          </w:rPr>
          <w:t xml:space="preserve"> = 27</w:t>
        </w:r>
      </w:ins>
    </w:p>
    <w:p w14:paraId="53E31C59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6E77D6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vmppVideoLevel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DC55945" w14:textId="77777777" w:rsidR="008F492E" w:rsidRPr="00697DC3" w:rsidRDefault="008F492E" w:rsidP="008F492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403AFC0B" w14:textId="6717E24E" w:rsidR="000A4A11" w:rsidRDefault="000A4A11" w:rsidP="000A4A11">
      <w:pPr>
        <w:pStyle w:val="3"/>
        <w:rPr>
          <w:rFonts w:hint="eastAsia"/>
        </w:rPr>
      </w:pPr>
      <w:bookmarkStart w:id="1700" w:name="_Toc112770583"/>
      <w:bookmarkStart w:id="1701" w:name="_Toc227677588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ins w:id="1702" w:author="Lynne Deng 邓玲玲" w:date="2026-04-21T11:15:00Z" w16du:dateUtc="2026-04-21T03:15:00Z">
        <w:r w:rsidR="00ED2312">
          <w:rPr>
            <w:rFonts w:hint="eastAsia"/>
          </w:rPr>
          <w:t>7</w:t>
        </w:r>
      </w:ins>
      <w:del w:id="1703" w:author="Lynne Deng 邓玲玲" w:date="2026-04-21T11:04:00Z" w16du:dateUtc="2026-04-21T03:04:00Z">
        <w:r w:rsidDel="0019032A">
          <w:delText>5</w:delText>
        </w:r>
      </w:del>
      <w:r>
        <w:t xml:space="preserve"> </w:t>
      </w:r>
      <w:r w:rsidRPr="007F585A">
        <w:t>vmppSEINalType</w:t>
      </w:r>
      <w:bookmarkEnd w:id="1700"/>
      <w:bookmarkEnd w:id="1701"/>
    </w:p>
    <w:p w14:paraId="31E40DA2" w14:textId="10A2B737" w:rsidR="000A4A11" w:rsidRDefault="000A4A11" w:rsidP="000A4A11">
      <w:pPr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19032A">
        <w:rPr>
          <w:rFonts w:ascii="Times New Roman" w:eastAsia="宋体" w:hAnsi="Times New Roman" w:cs="Times New Roman"/>
          <w:rPrChange w:id="1704" w:author="Lynne Deng 邓玲玲" w:date="2026-04-21T11:04:00Z" w16du:dateUtc="2026-04-21T03:04:00Z">
            <w:rPr>
              <w:rFonts w:ascii="Times New Roman" w:hAnsi="Times New Roman" w:cs="Times New Roman"/>
            </w:rPr>
          </w:rPrChange>
        </w:rPr>
        <w:t>SEI</w:t>
      </w:r>
      <w:r w:rsidRPr="0019032A">
        <w:rPr>
          <w:rFonts w:ascii="Times New Roman" w:eastAsia="宋体" w:hAnsi="Times New Roman" w:cs="Times New Roman" w:hint="eastAsia"/>
          <w:rPrChange w:id="1705" w:author="Lynne Deng 邓玲玲" w:date="2026-04-21T11:04:00Z" w16du:dateUtc="2026-04-21T03:04:00Z">
            <w:rPr>
              <w:rFonts w:ascii="Times New Roman" w:hAnsi="Times New Roman" w:cs="Times New Roman" w:hint="eastAsia"/>
            </w:rPr>
          </w:rPrChange>
        </w:rPr>
        <w:t>的</w:t>
      </w:r>
      <w:r w:rsidRPr="0019032A">
        <w:rPr>
          <w:rFonts w:ascii="Times New Roman" w:eastAsia="宋体" w:hAnsi="Times New Roman" w:cs="Times New Roman"/>
          <w:rPrChange w:id="1706" w:author="Lynne Deng 邓玲玲" w:date="2026-04-21T11:04:00Z" w16du:dateUtc="2026-04-21T03:04:00Z">
            <w:rPr>
              <w:rFonts w:ascii="Times New Roman" w:hAnsi="Times New Roman" w:cs="Times New Roman"/>
            </w:rPr>
          </w:rPrChange>
        </w:rPr>
        <w:t>NAL</w:t>
      </w:r>
      <w:r w:rsidRPr="0019032A">
        <w:rPr>
          <w:rFonts w:ascii="Times New Roman" w:eastAsia="宋体" w:hAnsi="Times New Roman" w:cs="Times New Roman" w:hint="eastAsia"/>
          <w:rPrChange w:id="1707" w:author="Lynne Deng 邓玲玲" w:date="2026-04-21T11:04:00Z" w16du:dateUtc="2026-04-21T03:04:00Z">
            <w:rPr>
              <w:rFonts w:ascii="Times New Roman" w:hAnsi="Times New Roman" w:cs="Times New Roman" w:hint="eastAsia"/>
            </w:rPr>
          </w:rPrChange>
        </w:rPr>
        <w:t>类型</w:t>
      </w:r>
      <w:ins w:id="1708" w:author="Lynne Deng 邓玲玲" w:date="2026-04-21T11:04:00Z" w16du:dateUtc="2026-04-21T03:04:00Z">
        <w:r w:rsidR="0019032A" w:rsidRPr="000543EF">
          <w:rPr>
            <w:rFonts w:ascii="Times New Roman" w:eastAsia="宋体" w:hAnsi="Times New Roman" w:cs="Times New Roman" w:hint="eastAsia"/>
          </w:rPr>
          <w:t>，具体定义如下：</w:t>
        </w:r>
      </w:ins>
    </w:p>
    <w:p w14:paraId="14EBDF50" w14:textId="77777777" w:rsidR="000A4A11" w:rsidRPr="0004449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 w:rsidRPr="00044496">
        <w:rPr>
          <w:rFonts w:ascii="Times New Roman" w:eastAsia="宋体" w:hAnsi="Times New Roman" w:cs="Times New Roman"/>
          <w:color w:val="0000FF"/>
          <w:kern w:val="0"/>
          <w:sz w:val="18"/>
          <w:szCs w:val="18"/>
        </w:rPr>
        <w:t>typedef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 w:rsidRPr="00044496">
        <w:rPr>
          <w:rFonts w:ascii="Times New Roman" w:eastAsia="宋体" w:hAnsi="Times New Roman" w:cs="Times New Roman"/>
          <w:color w:val="0000FF"/>
          <w:kern w:val="0"/>
          <w:sz w:val="18"/>
          <w:szCs w:val="18"/>
        </w:rPr>
        <w:t>enum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 w:rsidRPr="00044496">
        <w:rPr>
          <w:rFonts w:ascii="Times New Roman" w:eastAsia="宋体" w:hAnsi="Times New Roman" w:cs="Times New Roman"/>
          <w:color w:val="2B91AF"/>
          <w:kern w:val="0"/>
          <w:sz w:val="18"/>
          <w:szCs w:val="18"/>
        </w:rPr>
        <w:t>vmppSEINalType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{</w:t>
      </w:r>
    </w:p>
    <w:p w14:paraId="37E2C346" w14:textId="77777777" w:rsidR="000A4A11" w:rsidRPr="0004449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    </w:t>
      </w:r>
      <w:r w:rsidRPr="00044496">
        <w:rPr>
          <w:rFonts w:ascii="Times New Roman" w:eastAsia="宋体" w:hAnsi="Times New Roman" w:cs="Times New Roman"/>
          <w:color w:val="2F4F4F"/>
          <w:kern w:val="0"/>
          <w:sz w:val="18"/>
          <w:szCs w:val="18"/>
        </w:rPr>
        <w:t>vmpp_SEI_PREFIX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= 39,</w:t>
      </w:r>
    </w:p>
    <w:p w14:paraId="116A2BA6" w14:textId="77777777" w:rsidR="000A4A11" w:rsidRPr="0004449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    </w:t>
      </w:r>
      <w:r w:rsidRPr="00044496">
        <w:rPr>
          <w:rFonts w:ascii="Times New Roman" w:eastAsia="宋体" w:hAnsi="Times New Roman" w:cs="Times New Roman"/>
          <w:color w:val="2F4F4F"/>
          <w:kern w:val="0"/>
          <w:sz w:val="18"/>
          <w:szCs w:val="18"/>
        </w:rPr>
        <w:t>vmpp_SEI_SUFFIX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= 40</w:t>
      </w:r>
    </w:p>
    <w:p w14:paraId="31194344" w14:textId="77777777" w:rsidR="000A4A11" w:rsidRPr="0004449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} </w:t>
      </w:r>
      <w:r w:rsidRPr="00044496">
        <w:rPr>
          <w:rFonts w:ascii="Times New Roman" w:eastAsia="宋体" w:hAnsi="Times New Roman" w:cs="Times New Roman"/>
          <w:color w:val="2B91AF"/>
          <w:kern w:val="0"/>
          <w:sz w:val="18"/>
          <w:szCs w:val="18"/>
        </w:rPr>
        <w:t>vmppSEINalType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;</w:t>
      </w:r>
    </w:p>
    <w:p w14:paraId="313657E1" w14:textId="77777777" w:rsidR="000A4A11" w:rsidRDefault="000A4A11" w:rsidP="000A4A1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com</w:t>
      </w:r>
      <w:r>
        <w:rPr>
          <w:rFonts w:ascii="Times New Roman" w:eastAsia="宋体" w:hAnsi="Times New Roman" w:cs="Times New Roman"/>
        </w:rPr>
        <w:t>mon.h</w:t>
      </w:r>
    </w:p>
    <w:p w14:paraId="0CD613DB" w14:textId="105E6732" w:rsidR="000A4A11" w:rsidRDefault="000A4A11" w:rsidP="000A4A11">
      <w:pPr>
        <w:pStyle w:val="3"/>
        <w:rPr>
          <w:rFonts w:hint="eastAsia"/>
        </w:rPr>
      </w:pPr>
      <w:bookmarkStart w:id="1709" w:name="_Toc227677589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ins w:id="1710" w:author="Lynne Deng 邓玲玲" w:date="2026-04-21T11:15:00Z" w16du:dateUtc="2026-04-21T03:15:00Z">
        <w:r w:rsidR="00ED2312">
          <w:rPr>
            <w:rFonts w:hint="eastAsia"/>
          </w:rPr>
          <w:t>8</w:t>
        </w:r>
      </w:ins>
      <w:del w:id="1711" w:author="Lynne Deng 邓玲玲" w:date="2026-04-21T11:04:00Z" w16du:dateUtc="2026-04-21T03:04:00Z">
        <w:r w:rsidDel="0019032A">
          <w:delText>6</w:delText>
        </w:r>
      </w:del>
      <w:r>
        <w:t xml:space="preserve"> </w:t>
      </w:r>
      <w:r w:rsidRPr="002D0840">
        <w:t>vmppSEIPayloadType</w:t>
      </w:r>
      <w:bookmarkEnd w:id="1709"/>
    </w:p>
    <w:p w14:paraId="0BC4661E" w14:textId="5380BDC5" w:rsidR="000A4A11" w:rsidRDefault="000A4A11" w:rsidP="000A4A11">
      <w:pPr>
        <w:rPr>
          <w:rFonts w:ascii="Fira Code" w:hAnsi="Fira Code" w:cs="Fira Code"/>
          <w:color w:val="0000FF"/>
          <w:sz w:val="23"/>
          <w:szCs w:val="23"/>
        </w:rPr>
      </w:pPr>
      <w:r w:rsidRPr="005B2A82">
        <w:rPr>
          <w:rFonts w:ascii="Times New Roman" w:hAnsi="Times New Roman" w:cs="Times New Roman"/>
        </w:rPr>
        <w:t>SEI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payload</w:t>
      </w:r>
      <w:r w:rsidRPr="005B2A82">
        <w:rPr>
          <w:rFonts w:ascii="Times New Roman" w:hAnsi="Times New Roman" w:cs="Times New Roman"/>
        </w:rPr>
        <w:t>的类型</w:t>
      </w:r>
      <w:del w:id="1712" w:author="Lynne Deng 邓玲玲" w:date="2026-04-21T10:37:00Z" w16du:dateUtc="2026-04-21T02:37:00Z">
        <w:r w:rsidRPr="00EF46D6" w:rsidDel="00E06FC7">
          <w:rPr>
            <w:rFonts w:ascii="Fira Code" w:hAnsi="Fira Code" w:cs="Fira Code"/>
            <w:color w:val="0000FF"/>
            <w:sz w:val="23"/>
            <w:szCs w:val="23"/>
          </w:rPr>
          <w:delText xml:space="preserve"> </w:delText>
        </w:r>
      </w:del>
      <w:ins w:id="1713" w:author="Lynne Deng 邓玲玲" w:date="2026-04-21T10:37:00Z" w16du:dateUtc="2026-04-21T02:37:00Z">
        <w:r w:rsidR="00E06FC7"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088E5129" w14:textId="77777777" w:rsidR="000A4A11" w:rsidRPr="00EF46D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Consolas" w:eastAsia="Times New Roman" w:hAnsi="Consolas" w:cs="Fira Code"/>
          <w:color w:val="000000"/>
          <w:kern w:val="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FF"/>
          <w:kern w:val="0"/>
          <w:sz w:val="18"/>
          <w:szCs w:val="23"/>
        </w:rPr>
        <w:t>typedef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</w:t>
      </w:r>
      <w:r w:rsidRPr="00EF46D6">
        <w:rPr>
          <w:rFonts w:ascii="Consolas" w:eastAsia="Times New Roman" w:hAnsi="Consolas" w:cs="Fira Code"/>
          <w:color w:val="0000FF"/>
          <w:kern w:val="0"/>
          <w:sz w:val="18"/>
          <w:szCs w:val="23"/>
        </w:rPr>
        <w:t>enum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</w:t>
      </w:r>
      <w:r w:rsidRPr="00EF46D6">
        <w:rPr>
          <w:rFonts w:ascii="Consolas" w:eastAsia="Times New Roman" w:hAnsi="Consolas" w:cs="Fira Code"/>
          <w:color w:val="2B91AF"/>
          <w:kern w:val="0"/>
          <w:sz w:val="18"/>
          <w:szCs w:val="23"/>
        </w:rPr>
        <w:t>vmppSEIPayloadType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{</w:t>
      </w:r>
    </w:p>
    <w:p w14:paraId="56CC5794" w14:textId="77777777" w:rsidR="000A4A11" w:rsidRPr="00EF46D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Consolas" w:eastAsia="Times New Roman" w:hAnsi="Consolas" w:cs="Fira Code"/>
          <w:color w:val="000000"/>
          <w:kern w:val="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    </w:t>
      </w:r>
      <w:r w:rsidRPr="00EF46D6">
        <w:rPr>
          <w:rFonts w:ascii="Consolas" w:eastAsia="Times New Roman" w:hAnsi="Consolas" w:cs="Fira Code"/>
          <w:color w:val="2F4F4F"/>
          <w:kern w:val="0"/>
          <w:sz w:val="18"/>
          <w:szCs w:val="23"/>
        </w:rPr>
        <w:t>SEI_BUFFERING_PERIOD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       = 0,</w:t>
      </w:r>
    </w:p>
    <w:p w14:paraId="78489FC1" w14:textId="77777777" w:rsidR="000A4A11" w:rsidRPr="00EF46D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Consolas" w:eastAsia="Times New Roman" w:hAnsi="Consolas" w:cs="Fira Code"/>
          <w:color w:val="000000"/>
          <w:kern w:val="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    </w:t>
      </w:r>
      <w:r w:rsidRPr="00EF46D6">
        <w:rPr>
          <w:rFonts w:ascii="Consolas" w:eastAsia="Times New Roman" w:hAnsi="Consolas" w:cs="Fira Code"/>
          <w:color w:val="2F4F4F"/>
          <w:kern w:val="0"/>
          <w:sz w:val="18"/>
          <w:szCs w:val="23"/>
        </w:rPr>
        <w:t>SEI_USER_DATA_UNREGISTERED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 = 5</w:t>
      </w:r>
    </w:p>
    <w:p w14:paraId="1525AAE6" w14:textId="77777777" w:rsidR="000A4A11" w:rsidRPr="00F37BFD" w:rsidRDefault="000A4A11" w:rsidP="000A4A11">
      <w:pPr>
        <w:widowControl/>
        <w:shd w:val="clear" w:color="auto" w:fill="FFFFFF"/>
        <w:spacing w:line="300" w:lineRule="atLeast"/>
        <w:jc w:val="left"/>
        <w:rPr>
          <w:rFonts w:ascii="Consolas" w:eastAsia="Times New Roman" w:hAnsi="Consolas" w:cs="Fira Code"/>
          <w:color w:val="000000"/>
          <w:kern w:val="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} </w:t>
      </w:r>
      <w:r w:rsidRPr="00EF46D6">
        <w:rPr>
          <w:rFonts w:ascii="Consolas" w:eastAsia="Times New Roman" w:hAnsi="Consolas" w:cs="Fira Code"/>
          <w:color w:val="2B91AF"/>
          <w:kern w:val="0"/>
          <w:sz w:val="18"/>
          <w:szCs w:val="23"/>
        </w:rPr>
        <w:t>vmppSEIPayloadType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>;</w:t>
      </w:r>
    </w:p>
    <w:p w14:paraId="6119EFBA" w14:textId="77777777" w:rsidR="000A4A11" w:rsidRPr="00686FBB" w:rsidRDefault="000A4A11" w:rsidP="000A4A1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com</w:t>
      </w:r>
      <w:r>
        <w:rPr>
          <w:rFonts w:ascii="Times New Roman" w:eastAsia="宋体" w:hAnsi="Times New Roman" w:cs="Times New Roman"/>
        </w:rPr>
        <w:t>mon.h</w:t>
      </w:r>
    </w:p>
    <w:p w14:paraId="39416EA9" w14:textId="71EFE330" w:rsidR="00CB3031" w:rsidRDefault="00CB3031" w:rsidP="00CB3031">
      <w:pPr>
        <w:pStyle w:val="3"/>
        <w:rPr>
          <w:rFonts w:hint="eastAsia"/>
        </w:rPr>
      </w:pPr>
      <w:bookmarkStart w:id="1714" w:name="_Toc227677590"/>
      <w:r>
        <w:rPr>
          <w:rFonts w:hint="eastAsia"/>
        </w:rPr>
        <w:t>3</w:t>
      </w:r>
      <w:r>
        <w:t>.1.1</w:t>
      </w:r>
      <w:ins w:id="1715" w:author="Lynne Deng 邓玲玲" w:date="2026-04-21T11:15:00Z" w16du:dateUtc="2026-04-21T03:15:00Z">
        <w:r w:rsidR="00ED2312">
          <w:rPr>
            <w:rFonts w:hint="eastAsia"/>
          </w:rPr>
          <w:t>9</w:t>
        </w:r>
      </w:ins>
      <w:del w:id="1716" w:author="Lynne Deng 邓玲玲" w:date="2026-04-21T11:04:00Z" w16du:dateUtc="2026-04-21T03:04:00Z">
        <w:r w:rsidDel="0019032A">
          <w:delText>7</w:delText>
        </w:r>
      </w:del>
      <w:r>
        <w:t xml:space="preserve"> </w:t>
      </w:r>
      <w:bookmarkStart w:id="1717" w:name="OLE_LINK48"/>
      <w:r w:rsidRPr="005F2AD6">
        <w:t>vmpp</w:t>
      </w:r>
      <w:r>
        <w:rPr>
          <w:rFonts w:hint="eastAsia"/>
        </w:rPr>
        <w:t>Core</w:t>
      </w:r>
      <w:r w:rsidRPr="005F2AD6">
        <w:t>Mode</w:t>
      </w:r>
      <w:bookmarkEnd w:id="1714"/>
      <w:bookmarkEnd w:id="1717"/>
    </w:p>
    <w:p w14:paraId="1E3F214A" w14:textId="77777777" w:rsidR="00CB3031" w:rsidRPr="007E5F63" w:rsidRDefault="00CB3031" w:rsidP="00CB30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多核</w:t>
      </w:r>
      <w:r w:rsidRPr="007E5F63">
        <w:rPr>
          <w:rFonts w:ascii="Times New Roman" w:eastAsia="宋体" w:hAnsi="Times New Roman" w:cs="Times New Roman"/>
        </w:rPr>
        <w:t>模式，具体定义如下：</w:t>
      </w:r>
    </w:p>
    <w:p w14:paraId="76ECC9D4" w14:textId="77777777" w:rsidR="00CB3031" w:rsidRPr="00CB3031" w:rsidRDefault="00CB3031" w:rsidP="00CB3031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typedef enum </w:t>
      </w:r>
      <w:r w:rsidRPr="00CB3031">
        <w:rPr>
          <w:rFonts w:ascii="Consolas" w:eastAsia="宋体" w:hAnsi="Consolas" w:cs="Fira Code"/>
          <w:color w:val="2B91AF"/>
          <w:kern w:val="0"/>
          <w:sz w:val="18"/>
          <w:szCs w:val="18"/>
        </w:rPr>
        <w:t>vmppCoreMode</w:t>
      </w: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{</w:t>
      </w:r>
    </w:p>
    <w:p w14:paraId="7507C1D3" w14:textId="77777777" w:rsidR="00CB3031" w:rsidRPr="00CB3031" w:rsidRDefault="00CB3031" w:rsidP="00CB3031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CB3031">
        <w:rPr>
          <w:rFonts w:ascii="Consolas" w:eastAsia="宋体" w:hAnsi="Consolas" w:cs="Fira Code"/>
          <w:color w:val="2F4F4F"/>
          <w:kern w:val="0"/>
          <w:sz w:val="18"/>
          <w:szCs w:val="18"/>
        </w:rPr>
        <w:t xml:space="preserve">vmpp_CORE_AUTO,    </w:t>
      </w:r>
      <w:r w:rsidRPr="00CB3031">
        <w:rPr>
          <w:rFonts w:ascii="Consolas" w:eastAsia="宋体" w:hAnsi="Consolas" w:cs="Fira Code"/>
          <w:color w:val="008000"/>
          <w:kern w:val="0"/>
          <w:sz w:val="18"/>
          <w:szCs w:val="18"/>
        </w:rPr>
        <w:t>// auto mode: get core mode from driver</w:t>
      </w:r>
    </w:p>
    <w:p w14:paraId="45A3A693" w14:textId="77777777" w:rsidR="00CB3031" w:rsidRPr="00CB3031" w:rsidRDefault="00CB3031" w:rsidP="00CB3031">
      <w:pPr>
        <w:rPr>
          <w:rFonts w:ascii="Consolas" w:eastAsia="宋体" w:hAnsi="Consolas" w:cs="Fira Code"/>
          <w:color w:val="2F4F4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CB3031">
        <w:rPr>
          <w:rFonts w:ascii="Consolas" w:eastAsia="宋体" w:hAnsi="Consolas" w:cs="Fira Code"/>
          <w:color w:val="2F4F4F"/>
          <w:kern w:val="0"/>
          <w:sz w:val="18"/>
          <w:szCs w:val="18"/>
        </w:rPr>
        <w:t xml:space="preserve">vmpp_CORE_SINGLE,  </w:t>
      </w:r>
      <w:r w:rsidRPr="00CB3031">
        <w:rPr>
          <w:rFonts w:ascii="Consolas" w:eastAsia="宋体" w:hAnsi="Consolas" w:cs="Fira Code"/>
          <w:color w:val="008000"/>
          <w:kern w:val="0"/>
          <w:sz w:val="18"/>
          <w:szCs w:val="18"/>
        </w:rPr>
        <w:t>// single core to decode one stream</w:t>
      </w:r>
    </w:p>
    <w:p w14:paraId="323A3709" w14:textId="77777777" w:rsidR="00CB3031" w:rsidRPr="00CB3031" w:rsidRDefault="00CB3031" w:rsidP="00CB3031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2F4F4F"/>
          <w:kern w:val="0"/>
          <w:sz w:val="18"/>
          <w:szCs w:val="18"/>
        </w:rPr>
        <w:t xml:space="preserve">    vmpp_CORE_MULTI,   </w:t>
      </w:r>
      <w:r w:rsidRPr="00CB3031">
        <w:rPr>
          <w:rFonts w:ascii="Consolas" w:eastAsia="宋体" w:hAnsi="Consolas" w:cs="Fira Code"/>
          <w:color w:val="008000"/>
          <w:kern w:val="0"/>
          <w:sz w:val="18"/>
          <w:szCs w:val="18"/>
        </w:rPr>
        <w:t>// multicores to decode one stream</w:t>
      </w:r>
    </w:p>
    <w:p w14:paraId="7E5E21BE" w14:textId="77777777" w:rsidR="00CB3031" w:rsidRDefault="00CB3031" w:rsidP="00CB3031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} </w:t>
      </w:r>
      <w:r w:rsidRPr="00CB3031">
        <w:rPr>
          <w:rFonts w:ascii="Consolas" w:eastAsia="宋体" w:hAnsi="Consolas" w:cs="Fira Code"/>
          <w:color w:val="2B91AF"/>
          <w:kern w:val="0"/>
          <w:sz w:val="18"/>
          <w:szCs w:val="18"/>
        </w:rPr>
        <w:t>vmppCoreMode</w:t>
      </w: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>;</w:t>
      </w:r>
    </w:p>
    <w:p w14:paraId="7C416F2E" w14:textId="0B951DA2" w:rsidR="00CB3031" w:rsidDel="001742E5" w:rsidRDefault="00CB3031" w:rsidP="00CB3031">
      <w:pPr>
        <w:rPr>
          <w:del w:id="1718" w:author="Lynne Deng 邓玲玲" w:date="2026-04-21T14:01:00Z" w16du:dateUtc="2026-04-21T06:01:00Z"/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437FFA71" w14:textId="77777777" w:rsidR="00360B1C" w:rsidRPr="00360B1C" w:rsidRDefault="00360B1C" w:rsidP="00387D33">
      <w:pPr>
        <w:rPr>
          <w:rFonts w:ascii="Times New Roman" w:eastAsia="宋体" w:hAnsi="Times New Roman" w:cs="Times New Roman" w:hint="eastAsia"/>
        </w:rPr>
      </w:pPr>
    </w:p>
    <w:p w14:paraId="1583CE22" w14:textId="204AB209" w:rsidR="00697DC3" w:rsidRPr="00386C90" w:rsidRDefault="00162D67" w:rsidP="00697DC3">
      <w:pPr>
        <w:pStyle w:val="2"/>
        <w:numPr>
          <w:ilvl w:val="1"/>
          <w:numId w:val="1"/>
        </w:numPr>
        <w:rPr>
          <w:rFonts w:hint="eastAsia"/>
        </w:rPr>
      </w:pPr>
      <w:bookmarkStart w:id="1719" w:name="_Toc227677591"/>
      <w:r>
        <w:rPr>
          <w:rFonts w:hint="eastAsia"/>
        </w:rPr>
        <w:t>结构体</w:t>
      </w:r>
      <w:bookmarkStart w:id="1720" w:name="_3.3.1_va_chn_param_t"/>
      <w:bookmarkStart w:id="1721" w:name="_3.3.1_vmppChannelParamters"/>
      <w:bookmarkEnd w:id="1719"/>
      <w:bookmarkEnd w:id="1720"/>
      <w:bookmarkEnd w:id="1721"/>
    </w:p>
    <w:p w14:paraId="7F586E70" w14:textId="7F274602" w:rsidR="00566276" w:rsidRPr="00386C90" w:rsidDel="00C07C0B" w:rsidRDefault="00162D67" w:rsidP="006E35D9">
      <w:pPr>
        <w:pStyle w:val="3"/>
        <w:rPr>
          <w:del w:id="1722" w:author="Lynne Deng 邓玲玲" w:date="2026-04-21T10:51:00Z" w16du:dateUtc="2026-04-21T02:51:00Z"/>
          <w:rFonts w:hint="eastAsia"/>
        </w:rPr>
      </w:pPr>
      <w:del w:id="1723" w:author="Lynne Deng 邓玲玲" w:date="2026-04-21T10:51:00Z" w16du:dateUtc="2026-04-21T02:51:00Z">
        <w:r w:rsidDel="00C07C0B">
          <w:delText>3.</w:delText>
        </w:r>
        <w:r w:rsidR="008C70B0" w:rsidDel="00C07C0B">
          <w:delText>2</w:delText>
        </w:r>
        <w:r w:rsidDel="00C07C0B">
          <w:delText xml:space="preserve">.1 </w:delText>
        </w:r>
        <w:r w:rsidR="007C6ACC" w:rsidRPr="007C6ACC" w:rsidDel="00C07C0B">
          <w:delText>vmppDecChannelParamters</w:delText>
        </w:r>
      </w:del>
    </w:p>
    <w:p w14:paraId="5555665F" w14:textId="43D4050D" w:rsidR="00A80134" w:rsidRPr="007E5F63" w:rsidDel="00C07C0B" w:rsidRDefault="000C3705" w:rsidP="00A80134">
      <w:pPr>
        <w:rPr>
          <w:del w:id="1724" w:author="Lynne Deng 邓玲玲" w:date="2026-04-21T10:51:00Z" w16du:dateUtc="2026-04-21T02:51:00Z"/>
          <w:rFonts w:ascii="Times New Roman" w:eastAsia="宋体" w:hAnsi="Times New Roman" w:cs="Times New Roman"/>
        </w:rPr>
      </w:pPr>
      <w:del w:id="1725" w:author="Lynne Deng 邓玲玲" w:date="2026-04-21T10:51:00Z" w16du:dateUtc="2026-04-21T02:51:00Z">
        <w:r w:rsidRPr="007E5F63" w:rsidDel="00C07C0B">
          <w:rPr>
            <w:rFonts w:ascii="Times New Roman" w:eastAsia="宋体" w:hAnsi="Times New Roman" w:cs="Times New Roman" w:hint="eastAsia"/>
          </w:rPr>
          <w:delText>c</w:delText>
        </w:r>
        <w:r w:rsidR="00A80134" w:rsidRPr="007E5F63" w:rsidDel="00C07C0B">
          <w:rPr>
            <w:rFonts w:ascii="Times New Roman" w:eastAsia="宋体" w:hAnsi="Times New Roman" w:cs="Times New Roman"/>
          </w:rPr>
          <w:delText>hannel</w:delText>
        </w:r>
        <w:r w:rsidR="00A80134" w:rsidRPr="007E5F63" w:rsidDel="00C07C0B">
          <w:rPr>
            <w:rFonts w:ascii="Times New Roman" w:eastAsia="宋体" w:hAnsi="Times New Roman" w:cs="Times New Roman" w:hint="eastAsia"/>
          </w:rPr>
          <w:delText>初始</w:delText>
        </w:r>
        <w:r w:rsidR="006443B1" w:rsidDel="00C07C0B">
          <w:rPr>
            <w:rFonts w:ascii="Times New Roman" w:eastAsia="宋体" w:hAnsi="Times New Roman" w:cs="Times New Roman" w:hint="eastAsia"/>
          </w:rPr>
          <w:delText>化</w:delText>
        </w:r>
        <w:r w:rsidR="00A80134" w:rsidRPr="007E5F63" w:rsidDel="00C07C0B">
          <w:rPr>
            <w:rFonts w:ascii="Times New Roman" w:eastAsia="宋体" w:hAnsi="Times New Roman" w:cs="Times New Roman" w:hint="eastAsia"/>
          </w:rPr>
          <w:delText>参数结构体</w:delText>
        </w:r>
      </w:del>
      <w:del w:id="1726" w:author="Lynne Deng 邓玲玲" w:date="2026-04-21T10:36:00Z" w16du:dateUtc="2026-04-21T02:36:00Z">
        <w:r w:rsidR="00A80134" w:rsidRPr="007E5F63" w:rsidDel="001E22E6">
          <w:rPr>
            <w:rFonts w:ascii="Times New Roman" w:eastAsia="宋体" w:hAnsi="Times New Roman" w:cs="Times New Roman" w:hint="eastAsia"/>
          </w:rPr>
          <w:delText>，具体定义如下：</w:delText>
        </w:r>
      </w:del>
    </w:p>
    <w:p w14:paraId="521F7E97" w14:textId="1609616D" w:rsidR="00A81120" w:rsidRPr="00A81120" w:rsidDel="00C07C0B" w:rsidRDefault="00A81120" w:rsidP="00A81120">
      <w:pPr>
        <w:widowControl/>
        <w:shd w:val="clear" w:color="auto" w:fill="FFFFFF"/>
        <w:spacing w:line="300" w:lineRule="atLeast"/>
        <w:jc w:val="left"/>
        <w:rPr>
          <w:del w:id="1727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28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typedef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A81120" w:rsidDel="00C07C0B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struct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="007C6ACC" w:rsidRPr="007C6ACC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vmppDecChannelParamters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{</w:delText>
        </w:r>
      </w:del>
    </w:p>
    <w:p w14:paraId="78961672" w14:textId="4137C112" w:rsidR="00A81120" w:rsidRPr="00A81120" w:rsidDel="00C07C0B" w:rsidRDefault="00A81120" w:rsidP="00440EB2">
      <w:pPr>
        <w:widowControl/>
        <w:shd w:val="clear" w:color="auto" w:fill="FFFFFF"/>
        <w:spacing w:line="300" w:lineRule="atLeast"/>
        <w:jc w:val="left"/>
        <w:rPr>
          <w:del w:id="1729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30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A81120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vmppDevice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device;             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hardware device handle</w:delText>
        </w:r>
      </w:del>
    </w:p>
    <w:p w14:paraId="30E7FDF7" w14:textId="20F6511D" w:rsidR="00A81120" w:rsidRPr="00A81120" w:rsidDel="00C07C0B" w:rsidRDefault="00A81120" w:rsidP="00A81120">
      <w:pPr>
        <w:widowControl/>
        <w:shd w:val="clear" w:color="auto" w:fill="FFFFFF"/>
        <w:spacing w:line="300" w:lineRule="atLeast"/>
        <w:jc w:val="left"/>
        <w:rPr>
          <w:del w:id="1731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32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A81120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vmppCodecType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codecType;          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@vmppCodecType</w:delText>
        </w:r>
      </w:del>
    </w:p>
    <w:p w14:paraId="4F06AB98" w14:textId="12A1B0DD" w:rsidR="00A81120" w:rsidRPr="00A81120" w:rsidDel="00C07C0B" w:rsidRDefault="00A81120" w:rsidP="00A81120">
      <w:pPr>
        <w:widowControl/>
        <w:shd w:val="clear" w:color="auto" w:fill="FFFFFF"/>
        <w:spacing w:line="300" w:lineRule="atLeast"/>
        <w:jc w:val="left"/>
        <w:rPr>
          <w:del w:id="1733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34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A81120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vmppSourceMode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sourceMode;         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currently only support 'frame' mode</w:delText>
        </w:r>
      </w:del>
    </w:p>
    <w:p w14:paraId="4DF1CF45" w14:textId="3AC7592B" w:rsidR="00A81120" w:rsidRPr="00A81120" w:rsidDel="00C07C0B" w:rsidRDefault="00A81120" w:rsidP="00A81120">
      <w:pPr>
        <w:widowControl/>
        <w:shd w:val="clear" w:color="auto" w:fill="FFFFFF"/>
        <w:spacing w:line="300" w:lineRule="atLeast"/>
        <w:jc w:val="left"/>
        <w:rPr>
          <w:del w:id="1735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36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="004940AD" w:rsidRPr="004940AD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vmppDecMode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</w:delText>
        </w:r>
        <w:r w:rsidR="00F656C8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  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decodeMode;         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currently only support 'normal' mode</w:delText>
        </w:r>
      </w:del>
    </w:p>
    <w:p w14:paraId="0B766376" w14:textId="4E933EC4" w:rsidR="00A81120" w:rsidRPr="00A81120" w:rsidDel="00C07C0B" w:rsidRDefault="00A81120" w:rsidP="007B4902">
      <w:pPr>
        <w:widowControl/>
        <w:shd w:val="clear" w:color="auto" w:fill="FFFFFF"/>
        <w:spacing w:line="300" w:lineRule="atLeast"/>
        <w:jc w:val="left"/>
        <w:rPr>
          <w:del w:id="1737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38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A81120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vmppPixelFormat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pixelFormat;        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yuv pixel format, currently only support NV12</w:delText>
        </w:r>
      </w:del>
    </w:p>
    <w:p w14:paraId="57D24D0E" w14:textId="5BA6EF27" w:rsidR="00A81120" w:rsidRPr="00A81120" w:rsidDel="00C07C0B" w:rsidRDefault="00A81120" w:rsidP="00A81120">
      <w:pPr>
        <w:widowControl/>
        <w:shd w:val="clear" w:color="auto" w:fill="FFFFFF"/>
        <w:spacing w:line="300" w:lineRule="atLeast"/>
        <w:jc w:val="left"/>
        <w:rPr>
          <w:del w:id="1739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40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A81120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maxWidth;           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max input picture width</w:delText>
        </w:r>
      </w:del>
    </w:p>
    <w:p w14:paraId="39E2EBDA" w14:textId="406AC786" w:rsidR="00A81120" w:rsidRPr="00A81120" w:rsidDel="00C07C0B" w:rsidRDefault="00A81120" w:rsidP="00A81120">
      <w:pPr>
        <w:widowControl/>
        <w:shd w:val="clear" w:color="auto" w:fill="FFFFFF"/>
        <w:spacing w:line="300" w:lineRule="atLeast"/>
        <w:jc w:val="left"/>
        <w:rPr>
          <w:del w:id="1741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42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A81120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maxHeight;          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max input picture height</w:delText>
        </w:r>
      </w:del>
    </w:p>
    <w:p w14:paraId="517ED4E6" w14:textId="1261E771" w:rsidR="00A81120" w:rsidRPr="00A81120" w:rsidDel="00C07C0B" w:rsidRDefault="00A81120" w:rsidP="00A81120">
      <w:pPr>
        <w:widowControl/>
        <w:shd w:val="clear" w:color="auto" w:fill="FFFFFF"/>
        <w:spacing w:line="300" w:lineRule="atLeast"/>
        <w:jc w:val="left"/>
        <w:rPr>
          <w:del w:id="1743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44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A81120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streamBufferSize;   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input buffer size</w:delText>
        </w:r>
      </w:del>
    </w:p>
    <w:p w14:paraId="09BA5912" w14:textId="7D3D4522" w:rsidR="00A81120" w:rsidDel="00C07C0B" w:rsidRDefault="00A81120" w:rsidP="004D5013">
      <w:pPr>
        <w:widowControl/>
        <w:shd w:val="clear" w:color="auto" w:fill="FFFFFF"/>
        <w:spacing w:line="300" w:lineRule="atLeast"/>
        <w:ind w:firstLine="390"/>
        <w:jc w:val="left"/>
        <w:rPr>
          <w:del w:id="1745" w:author="Lynne Deng 邓玲玲" w:date="2026-04-21T10:51:00Z" w16du:dateUtc="2026-04-21T02:51:00Z"/>
          <w:rFonts w:ascii="Consolas" w:eastAsia="宋体" w:hAnsi="Consolas" w:cs="Fira Code"/>
          <w:color w:val="008000"/>
          <w:kern w:val="0"/>
          <w:sz w:val="18"/>
          <w:szCs w:val="18"/>
        </w:rPr>
      </w:pPr>
      <w:del w:id="1746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extraBufferNumber;  </w:delText>
        </w:r>
        <w:r w:rsidRPr="00A81120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extra buffer number</w:delText>
        </w:r>
      </w:del>
    </w:p>
    <w:p w14:paraId="1B1C3AB8" w14:textId="290C5950" w:rsidR="004D5013" w:rsidDel="00C07C0B" w:rsidRDefault="004D5013" w:rsidP="00F656C8">
      <w:pPr>
        <w:widowControl/>
        <w:shd w:val="clear" w:color="auto" w:fill="FFFFFF"/>
        <w:spacing w:line="300" w:lineRule="atLeast"/>
        <w:ind w:firstLineChars="200" w:firstLine="360"/>
        <w:jc w:val="left"/>
        <w:rPr>
          <w:del w:id="1747" w:author="Lynne Deng 邓玲玲" w:date="2026-04-21T10:51:00Z" w16du:dateUtc="2026-04-21T02:51:00Z"/>
          <w:rFonts w:ascii="Consolas" w:eastAsia="宋体" w:hAnsi="Consolas" w:cs="Fira Code"/>
          <w:color w:val="008000"/>
          <w:kern w:val="0"/>
          <w:sz w:val="18"/>
          <w:szCs w:val="18"/>
        </w:rPr>
      </w:pPr>
      <w:del w:id="1748" w:author="Lynne Deng 邓玲玲" w:date="2026-04-21T10:51:00Z" w16du:dateUtc="2026-04-21T02:51:00Z">
        <w:r w:rsidRPr="004D5013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4D5013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</w:delText>
        </w:r>
        <w:r w:rsidR="00F656C8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 </w:delText>
        </w:r>
        <w:r w:rsidRPr="004D5013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enProfiling;</w:delText>
        </w:r>
        <w:r w:rsidRPr="004D5013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       </w:delText>
        </w:r>
        <w:r w:rsidR="00C41DF1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</w:delText>
        </w:r>
        <w:r w:rsidRPr="004D5013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enable profiling</w:delText>
        </w:r>
      </w:del>
    </w:p>
    <w:p w14:paraId="34E3BD94" w14:textId="669B4590" w:rsidR="00D07205" w:rsidRPr="00D07205" w:rsidDel="00C07C0B" w:rsidRDefault="00D07205" w:rsidP="00D07205">
      <w:pPr>
        <w:widowControl/>
        <w:shd w:val="clear" w:color="auto" w:fill="FFFFFF"/>
        <w:spacing w:line="300" w:lineRule="atLeast"/>
        <w:ind w:firstLineChars="200" w:firstLine="360"/>
        <w:jc w:val="left"/>
        <w:rPr>
          <w:del w:id="1749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50" w:author="Lynne Deng 邓玲玲" w:date="2026-04-21T10:51:00Z" w16du:dateUtc="2026-04-21T02:51:00Z">
        <w:r w:rsidRPr="00D07205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 xml:space="preserve">vmppCoreMode </w:delText>
        </w:r>
        <w:r w:rsidRPr="00D07205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      </w:delText>
        </w:r>
        <w:r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 </w:delText>
        </w:r>
        <w:r w:rsidRPr="00D07205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coreMode;           </w:delText>
        </w:r>
        <w:r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</w:del>
      <w:del w:id="1751" w:author="Lynne Deng 邓玲玲" w:date="2026-04-21T10:23:00Z" w16du:dateUtc="2026-04-21T02:23:00Z">
        <w:r w:rsidDel="00CE6194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</w:del>
      <w:del w:id="1752" w:author="Lynne Deng 邓玲玲" w:date="2026-04-21T10:51:00Z" w16du:dateUtc="2026-04-21T02:51:00Z">
        <w:r w:rsidRPr="00D07205" w:rsidDel="00C07C0B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core mode</w:delText>
        </w:r>
      </w:del>
    </w:p>
    <w:p w14:paraId="48E06EDF" w14:textId="4F4BCD1F" w:rsidR="00D07205" w:rsidRPr="004D5013" w:rsidDel="00CE6194" w:rsidRDefault="00D07205" w:rsidP="00D07205">
      <w:pPr>
        <w:widowControl/>
        <w:shd w:val="clear" w:color="auto" w:fill="FFFFFF"/>
        <w:spacing w:line="300" w:lineRule="atLeast"/>
        <w:ind w:firstLineChars="200" w:firstLine="360"/>
        <w:jc w:val="left"/>
        <w:rPr>
          <w:del w:id="1753" w:author="Lynne Deng 邓玲玲" w:date="2026-04-21T10:22:00Z" w16du:dateUtc="2026-04-21T02:22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54" w:author="Lynne Deng 邓玲玲" w:date="2026-04-21T10:22:00Z" w16du:dateUtc="2026-04-21T02:22:00Z">
        <w:r w:rsidRPr="00D07205" w:rsidDel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 xml:space="preserve">uint32_t            </w:delText>
        </w:r>
        <w:r w:rsidDel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 xml:space="preserve">   </w:delText>
        </w:r>
        <w:r w:rsidRPr="00D07205" w:rsidDel="00CE6194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userOutbuf;         </w:delText>
        </w:r>
        <w:r w:rsidDel="00CE6194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D07205" w:rsidDel="00CE6194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user allocate output buffer</w:delText>
        </w:r>
        <w:r w:rsidR="00962105" w:rsidDel="00CE6194">
          <w:rPr>
            <w:rFonts w:ascii="Consolas" w:eastAsia="宋体" w:hAnsi="Consolas" w:cs="Fira Code" w:hint="eastAsia"/>
            <w:color w:val="008000"/>
            <w:kern w:val="0"/>
            <w:sz w:val="18"/>
            <w:szCs w:val="18"/>
          </w:rPr>
          <w:delText>，</w:delText>
        </w:r>
        <w:r w:rsidR="00962105" w:rsidDel="00CE6194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0</w:delText>
        </w:r>
        <w:r w:rsidR="00962105" w:rsidDel="00CE6194">
          <w:rPr>
            <w:rFonts w:ascii="Consolas" w:eastAsia="宋体" w:hAnsi="Consolas" w:cs="Fira Code" w:hint="eastAsia"/>
            <w:color w:val="008000"/>
            <w:kern w:val="0"/>
            <w:sz w:val="18"/>
            <w:szCs w:val="18"/>
          </w:rPr>
          <w:delText>:</w:delText>
        </w:r>
        <w:r w:rsidR="00962105" w:rsidDel="00CE6194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disable, 1: enable</w:delText>
        </w:r>
      </w:del>
    </w:p>
    <w:p w14:paraId="4CF7AF07" w14:textId="74E80A98" w:rsidR="00A81120" w:rsidRPr="00A81120" w:rsidDel="00C07C0B" w:rsidRDefault="00A81120" w:rsidP="00A81120">
      <w:pPr>
        <w:widowControl/>
        <w:shd w:val="clear" w:color="auto" w:fill="FFFFFF"/>
        <w:spacing w:line="300" w:lineRule="atLeast"/>
        <w:jc w:val="left"/>
        <w:rPr>
          <w:del w:id="1755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56" w:author="Lynne Deng 邓玲玲" w:date="2026-04-21T10:51:00Z" w16du:dateUtc="2026-04-21T02:51:00Z"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} </w:delText>
        </w:r>
        <w:r w:rsidR="00D20AD7" w:rsidRPr="00D20AD7" w:rsidDel="00C07C0B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vmppDecChannelParamters</w:delText>
        </w:r>
        <w:r w:rsidRPr="00A81120" w:rsidDel="00C07C0B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;</w:delText>
        </w:r>
      </w:del>
    </w:p>
    <w:p w14:paraId="1155190B" w14:textId="0C95DC7B" w:rsidR="00C84A02" w:rsidRPr="00112DDD" w:rsidDel="00C07C0B" w:rsidRDefault="00C84A02" w:rsidP="000A35C3">
      <w:pPr>
        <w:rPr>
          <w:del w:id="1757" w:author="Lynne Deng 邓玲玲" w:date="2026-04-21T10:51:00Z" w16du:dateUtc="2026-04-21T02:51:00Z"/>
          <w:rFonts w:ascii="Times New Roman" w:eastAsia="宋体" w:hAnsi="Times New Roman" w:cs="Times New Roman"/>
        </w:rPr>
      </w:pPr>
      <w:del w:id="1758" w:author="Lynne Deng 邓玲玲" w:date="2026-04-21T10:51:00Z" w16du:dateUtc="2026-04-21T02:51:00Z">
        <w:r w:rsidRPr="007E5F63" w:rsidDel="00C07C0B">
          <w:rPr>
            <w:rFonts w:ascii="Times New Roman" w:eastAsia="宋体" w:hAnsi="Times New Roman" w:cs="Times New Roman" w:hint="eastAsia"/>
          </w:rPr>
          <w:delText>定义位于</w:delText>
        </w:r>
        <w:r w:rsidR="00367806" w:rsidDel="00C07C0B">
          <w:rPr>
            <w:rFonts w:ascii="Times New Roman" w:eastAsia="宋体" w:hAnsi="Times New Roman" w:cs="Times New Roman" w:hint="eastAsia"/>
          </w:rPr>
          <w:delText>vmpp</w:delText>
        </w:r>
        <w:r w:rsidR="00367806" w:rsidDel="00C07C0B">
          <w:rPr>
            <w:rFonts w:ascii="Times New Roman" w:eastAsia="宋体" w:hAnsi="Times New Roman" w:cs="Times New Roman"/>
          </w:rPr>
          <w:delText>_</w:delText>
        </w:r>
        <w:r w:rsidR="00964F6A" w:rsidDel="00C07C0B">
          <w:rPr>
            <w:rFonts w:ascii="Times New Roman" w:eastAsia="宋体" w:hAnsi="Times New Roman" w:cs="Times New Roman" w:hint="eastAsia"/>
          </w:rPr>
          <w:delText>dec</w:delText>
        </w:r>
        <w:r w:rsidR="00964F6A" w:rsidDel="00C07C0B">
          <w:rPr>
            <w:rFonts w:ascii="Times New Roman" w:eastAsia="宋体" w:hAnsi="Times New Roman" w:cs="Times New Roman"/>
          </w:rPr>
          <w:delText>_def</w:delText>
        </w:r>
        <w:r w:rsidR="00A91116" w:rsidDel="00C07C0B">
          <w:rPr>
            <w:rFonts w:ascii="Times New Roman" w:eastAsia="宋体" w:hAnsi="Times New Roman" w:cs="Times New Roman"/>
          </w:rPr>
          <w:delText>s</w:delText>
        </w:r>
        <w:r w:rsidRPr="007E5F63" w:rsidDel="00C07C0B">
          <w:rPr>
            <w:rFonts w:ascii="Times New Roman" w:eastAsia="宋体" w:hAnsi="Times New Roman" w:cs="Times New Roman"/>
          </w:rPr>
          <w:delText>.h</w:delText>
        </w:r>
      </w:del>
    </w:p>
    <w:p w14:paraId="75E612BC" w14:textId="298C3690" w:rsidR="006E35D9" w:rsidRPr="00386C90" w:rsidRDefault="006E35D9" w:rsidP="006E35D9">
      <w:pPr>
        <w:pStyle w:val="3"/>
        <w:rPr>
          <w:rFonts w:hint="eastAsia"/>
        </w:rPr>
      </w:pPr>
      <w:bookmarkStart w:id="1759" w:name="_va_stream_t"/>
      <w:bookmarkStart w:id="1760" w:name="_3.3.2_va_stream_t"/>
      <w:bookmarkStart w:id="1761" w:name="_Toc227677592"/>
      <w:bookmarkEnd w:id="1759"/>
      <w:bookmarkEnd w:id="1760"/>
      <w:r>
        <w:t>3.</w:t>
      </w:r>
      <w:r w:rsidR="008C70B0">
        <w:t>2</w:t>
      </w:r>
      <w:r>
        <w:t>.</w:t>
      </w:r>
      <w:ins w:id="1762" w:author="Lynne Deng 邓玲玲" w:date="2026-04-21T11:04:00Z" w16du:dateUtc="2026-04-21T03:04:00Z">
        <w:r w:rsidR="0019032A">
          <w:rPr>
            <w:rFonts w:hint="eastAsia"/>
          </w:rPr>
          <w:t>1</w:t>
        </w:r>
      </w:ins>
      <w:del w:id="1763" w:author="Lynne Deng 邓玲玲" w:date="2026-04-21T11:04:00Z" w16du:dateUtc="2026-04-21T03:04:00Z">
        <w:r w:rsidDel="0019032A">
          <w:delText>2</w:delText>
        </w:r>
      </w:del>
      <w:r>
        <w:t xml:space="preserve"> </w:t>
      </w:r>
      <w:r w:rsidR="00992F85" w:rsidRPr="00992F85">
        <w:t>vmppStream</w:t>
      </w:r>
      <w:bookmarkEnd w:id="1761"/>
    </w:p>
    <w:p w14:paraId="3FF0CE77" w14:textId="0AABFC24" w:rsidR="000A35C3" w:rsidRPr="007E5F63" w:rsidRDefault="000A35C3" w:rsidP="000A35C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解码器输入</w:t>
      </w:r>
      <w:r w:rsidRPr="007E5F63">
        <w:rPr>
          <w:rFonts w:ascii="Times New Roman" w:eastAsia="宋体" w:hAnsi="Times New Roman" w:cs="Times New Roman"/>
        </w:rPr>
        <w:t>stream</w:t>
      </w:r>
      <w:r w:rsidRPr="007E5F63">
        <w:rPr>
          <w:rFonts w:ascii="Times New Roman" w:eastAsia="宋体" w:hAnsi="Times New Roman" w:cs="Times New Roman" w:hint="eastAsia"/>
        </w:rPr>
        <w:t>结构体</w:t>
      </w:r>
      <w:ins w:id="1764" w:author="Lynne Deng 邓玲玲" w:date="2026-04-21T10:37:00Z" w16du:dateUtc="2026-04-21T02:37:00Z">
        <w:r w:rsidR="00CE1E3C" w:rsidRPr="007E5F63">
          <w:rPr>
            <w:rFonts w:ascii="Times New Roman" w:eastAsia="宋体" w:hAnsi="Times New Roman" w:cs="Times New Roman"/>
          </w:rPr>
          <w:t>，具体定义如下：</w:t>
        </w:r>
      </w:ins>
      <w:del w:id="1765" w:author="Lynne Deng 邓玲玲" w:date="2026-04-21T10:36:00Z" w16du:dateUtc="2026-04-21T02:36:00Z">
        <w:r w:rsidRPr="007E5F63" w:rsidDel="001E22E6">
          <w:rPr>
            <w:rFonts w:ascii="Times New Roman" w:eastAsia="宋体" w:hAnsi="Times New Roman" w:cs="Times New Roman" w:hint="eastAsia"/>
          </w:rPr>
          <w:delText>，具体定义如下：</w:delText>
        </w:r>
      </w:del>
    </w:p>
    <w:p w14:paraId="0A9253F0" w14:textId="77777777" w:rsidR="00497B60" w:rsidRDefault="00497B60" w:rsidP="00497B60">
      <w:pPr>
        <w:shd w:val="clear" w:color="auto" w:fill="FFFFFF"/>
        <w:spacing w:line="300" w:lineRule="atLeast"/>
        <w:rPr>
          <w:ins w:id="1766" w:author="Lynne Deng 邓玲玲" w:date="2026-04-21T10:36:00Z" w16du:dateUtc="2026-04-21T02:36:00Z"/>
          <w:rFonts w:ascii="Consolas" w:hAnsi="Consolas" w:cs="Fira Code"/>
          <w:color w:val="000000"/>
          <w:sz w:val="18"/>
          <w:szCs w:val="18"/>
        </w:rPr>
      </w:pPr>
      <w:ins w:id="1767" w:author="Lynne Deng 邓玲玲" w:date="2026-04-21T10:36:00Z" w16du:dateUtc="2026-04-21T02:36:00Z">
        <w:r>
          <w:rPr>
            <w:rFonts w:ascii="Consolas" w:hAnsi="Consolas" w:cs="Fira Code"/>
            <w:color w:val="0000FF"/>
            <w:sz w:val="18"/>
            <w:szCs w:val="18"/>
          </w:rPr>
          <w:lastRenderedPageBreak/>
          <w:t>typedef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0000FF"/>
            <w:sz w:val="18"/>
            <w:szCs w:val="18"/>
          </w:rPr>
          <w:t>struct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2B91AF"/>
            <w:sz w:val="18"/>
            <w:szCs w:val="18"/>
          </w:rPr>
          <w:t>vmppStream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{</w:t>
        </w:r>
      </w:ins>
    </w:p>
    <w:p w14:paraId="2AAACC45" w14:textId="77777777" w:rsidR="00497B60" w:rsidRDefault="00497B60" w:rsidP="00497B60">
      <w:pPr>
        <w:shd w:val="clear" w:color="auto" w:fill="FFFFFF"/>
        <w:spacing w:line="300" w:lineRule="atLeast"/>
        <w:rPr>
          <w:ins w:id="1768" w:author="Lynne Deng 邓玲玲" w:date="2026-04-21T10:36:00Z" w16du:dateUtc="2026-04-21T02:36:00Z"/>
          <w:rFonts w:ascii="Consolas" w:hAnsi="Consolas" w:cs="Fira Code"/>
          <w:color w:val="000000"/>
          <w:sz w:val="18"/>
          <w:szCs w:val="18"/>
        </w:rPr>
      </w:pPr>
      <w:ins w:id="1769" w:author="Lynne Deng 邓玲玲" w:date="2026-04-21T10:36:00Z" w16du:dateUtc="2026-04-21T02:36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0000FF"/>
            <w:sz w:val="18"/>
            <w:szCs w:val="18"/>
          </w:rPr>
          <w:t>void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*      stream;             </w:t>
        </w:r>
        <w:r>
          <w:rPr>
            <w:rFonts w:ascii="Consolas" w:hAnsi="Consolas" w:cs="Fira Code"/>
            <w:color w:val="008000"/>
            <w:sz w:val="18"/>
            <w:szCs w:val="18"/>
          </w:rPr>
          <w:t>// input data pointer</w:t>
        </w:r>
      </w:ins>
    </w:p>
    <w:p w14:paraId="756B41BD" w14:textId="77777777" w:rsidR="00497B60" w:rsidRDefault="00497B60" w:rsidP="00497B60">
      <w:pPr>
        <w:shd w:val="clear" w:color="auto" w:fill="FFFFFF"/>
        <w:spacing w:line="300" w:lineRule="atLeast"/>
        <w:rPr>
          <w:ins w:id="1770" w:author="Lynne Deng 邓玲玲" w:date="2026-04-21T10:36:00Z" w16du:dateUtc="2026-04-21T02:36:00Z"/>
          <w:rFonts w:ascii="Consolas" w:hAnsi="Consolas" w:cs="Fira Code"/>
          <w:color w:val="000000"/>
          <w:sz w:val="18"/>
          <w:szCs w:val="18"/>
        </w:rPr>
      </w:pPr>
      <w:ins w:id="1771" w:author="Lynne Deng 邓玲玲" w:date="2026-04-21T10:36:00Z" w16du:dateUtc="2026-04-21T02:36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uint32_t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len;                </w:t>
        </w:r>
        <w:r>
          <w:rPr>
            <w:rFonts w:ascii="Consolas" w:hAnsi="Consolas" w:cs="Fira Code"/>
            <w:color w:val="008000"/>
            <w:sz w:val="18"/>
            <w:szCs w:val="18"/>
          </w:rPr>
          <w:t>// input data length</w:t>
        </w:r>
      </w:ins>
    </w:p>
    <w:p w14:paraId="2EC5E539" w14:textId="77777777" w:rsidR="00497B60" w:rsidRDefault="00497B60" w:rsidP="00497B60">
      <w:pPr>
        <w:shd w:val="clear" w:color="auto" w:fill="FFFFFF"/>
        <w:spacing w:line="300" w:lineRule="atLeast"/>
        <w:ind w:firstLine="370"/>
        <w:rPr>
          <w:ins w:id="1772" w:author="Lynne Deng 邓玲玲" w:date="2026-04-21T10:36:00Z" w16du:dateUtc="2026-04-21T02:36:00Z"/>
          <w:rFonts w:ascii="Consolas" w:hAnsi="Consolas" w:cs="Fira Code"/>
          <w:color w:val="008000"/>
          <w:sz w:val="18"/>
          <w:szCs w:val="18"/>
        </w:rPr>
      </w:pPr>
      <w:ins w:id="1773" w:author="Lynne Deng 邓玲玲" w:date="2026-04-21T10:36:00Z" w16du:dateUtc="2026-04-21T02:36:00Z">
        <w:r>
          <w:rPr>
            <w:rFonts w:ascii="Consolas" w:hAnsi="Consolas" w:cs="Fira Code"/>
            <w:color w:val="2B91AF"/>
            <w:sz w:val="18"/>
            <w:szCs w:val="18"/>
          </w:rPr>
          <w:t>int64_t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pts;                </w:t>
        </w:r>
        <w:r>
          <w:rPr>
            <w:rFonts w:ascii="Consolas" w:hAnsi="Consolas" w:cs="Fira Code"/>
            <w:color w:val="008000"/>
            <w:sz w:val="18"/>
            <w:szCs w:val="18"/>
          </w:rPr>
          <w:t>// pts for current frame</w:t>
        </w:r>
      </w:ins>
    </w:p>
    <w:p w14:paraId="78F79565" w14:textId="77777777" w:rsidR="00497B60" w:rsidRPr="00183F05" w:rsidRDefault="00497B60" w:rsidP="00497B60">
      <w:pPr>
        <w:shd w:val="clear" w:color="auto" w:fill="FFFFFF"/>
        <w:spacing w:line="300" w:lineRule="atLeast"/>
        <w:ind w:firstLine="370"/>
        <w:rPr>
          <w:ins w:id="1774" w:author="Lynne Deng 邓玲玲" w:date="2026-04-21T10:36:00Z" w16du:dateUtc="2026-04-21T02:36:00Z"/>
          <w:rFonts w:ascii="Consolas" w:hAnsi="Consolas" w:cs="Fira Code"/>
          <w:color w:val="000000"/>
          <w:sz w:val="18"/>
          <w:szCs w:val="18"/>
        </w:rPr>
      </w:pPr>
      <w:ins w:id="1775" w:author="Lynne Deng 邓玲玲" w:date="2026-04-21T10:36:00Z" w16du:dateUtc="2026-04-21T02:36:00Z">
        <w:r w:rsidRPr="001D6CA9">
          <w:rPr>
            <w:rFonts w:ascii="Consolas" w:hAnsi="Consolas" w:cs="Fira Code"/>
            <w:color w:val="2B91AF"/>
            <w:sz w:val="18"/>
            <w:szCs w:val="18"/>
          </w:rPr>
          <w:t>uint32_t</w:t>
        </w:r>
        <w:r w:rsidRPr="00183F05">
          <w:rPr>
            <w:rFonts w:ascii="Consolas" w:hAnsi="Consolas" w:cs="Fira Code"/>
            <w:color w:val="000000"/>
            <w:sz w:val="18"/>
            <w:szCs w:val="18"/>
          </w:rPr>
          <w:t xml:space="preserve">    svcTemporalId;     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// svc temporal layer id;</w:t>
        </w:r>
      </w:ins>
    </w:p>
    <w:p w14:paraId="4D2B2DCA" w14:textId="77777777" w:rsidR="00497B60" w:rsidRDefault="00497B60" w:rsidP="00497B60">
      <w:pPr>
        <w:shd w:val="clear" w:color="auto" w:fill="FFFFFF"/>
        <w:spacing w:line="300" w:lineRule="atLeast"/>
        <w:ind w:firstLine="390"/>
        <w:rPr>
          <w:ins w:id="1776" w:author="Lynne Deng 邓玲玲" w:date="2026-04-21T10:36:00Z" w16du:dateUtc="2026-04-21T02:36:00Z"/>
          <w:rFonts w:ascii="Consolas" w:hAnsi="Consolas" w:cs="Fira Code"/>
          <w:color w:val="008000"/>
          <w:sz w:val="18"/>
          <w:szCs w:val="18"/>
        </w:rPr>
      </w:pPr>
      <w:ins w:id="1777" w:author="Lynne Deng 邓玲玲" w:date="2026-04-21T10:36:00Z" w16du:dateUtc="2026-04-21T02:36:00Z">
        <w:r>
          <w:rPr>
            <w:rFonts w:ascii="Consolas" w:hAnsi="Consolas" w:cs="Fira Code"/>
            <w:color w:val="2B91AF"/>
            <w:sz w:val="18"/>
            <w:szCs w:val="18"/>
          </w:rPr>
          <w:t>vmppAddr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inputBusAddress;   </w:t>
        </w:r>
        <w:r>
          <w:rPr>
            <w:rFonts w:ascii="Consolas" w:hAnsi="Consolas" w:cs="Fira Code"/>
            <w:color w:val="008000"/>
            <w:sz w:val="18"/>
            <w:szCs w:val="18"/>
          </w:rPr>
          <w:t>// encoder output</w:t>
        </w:r>
      </w:ins>
    </w:p>
    <w:p w14:paraId="0C888005" w14:textId="77777777" w:rsidR="00497B60" w:rsidRDefault="00497B60" w:rsidP="00497B60">
      <w:pPr>
        <w:shd w:val="clear" w:color="auto" w:fill="FFFFFF"/>
        <w:spacing w:line="300" w:lineRule="atLeast"/>
        <w:ind w:firstLine="360"/>
        <w:rPr>
          <w:ins w:id="1778" w:author="Lynne Deng 邓玲玲" w:date="2026-04-21T10:36:00Z" w16du:dateUtc="2026-04-21T02:36:00Z"/>
          <w:rFonts w:ascii="Consolas" w:hAnsi="Consolas" w:cs="Fira Code"/>
          <w:color w:val="008000"/>
          <w:sz w:val="18"/>
          <w:szCs w:val="18"/>
        </w:rPr>
      </w:pPr>
      <w:ins w:id="1779" w:author="Lynne Deng 邓玲玲" w:date="2026-04-21T10:36:00Z" w16du:dateUtc="2026-04-21T02:36:00Z">
        <w:r w:rsidRPr="00E4655A">
          <w:rPr>
            <w:rFonts w:ascii="Consolas" w:hAnsi="Consolas" w:cs="Fira Code"/>
            <w:color w:val="2B91AF"/>
            <w:sz w:val="18"/>
            <w:szCs w:val="18"/>
          </w:rPr>
          <w:t>vmppEncedNals  </w:t>
        </w:r>
        <w:r w:rsidRPr="00E4655A">
          <w:rPr>
            <w:rFonts w:ascii="Consolas" w:hAnsi="Consolas" w:cs="Fira Code"/>
            <w:color w:val="000000"/>
            <w:sz w:val="18"/>
            <w:szCs w:val="18"/>
          </w:rPr>
          <w:t>encedNals;</w:t>
        </w:r>
        <w:r w:rsidRPr="00E4655A">
          <w:rPr>
            <w:rFonts w:ascii="Consolas" w:hAnsi="Consolas" w:cs="Fira Code"/>
            <w:color w:val="2B91AF"/>
            <w:sz w:val="18"/>
            <w:szCs w:val="18"/>
          </w:rPr>
          <w:t xml:space="preserve">  </w:t>
        </w:r>
        <w:r>
          <w:rPr>
            <w:rFonts w:ascii="Consolas" w:hAnsi="Consolas" w:cs="Fira Code" w:hint="eastAsia"/>
            <w:color w:val="2B91AF"/>
            <w:sz w:val="18"/>
            <w:szCs w:val="18"/>
          </w:rPr>
          <w:t xml:space="preserve">     </w:t>
        </w:r>
        <w:r w:rsidRPr="00E4655A">
          <w:rPr>
            <w:rFonts w:ascii="Consolas" w:hAnsi="Consolas" w:cs="Fira Code"/>
            <w:color w:val="008000"/>
            <w:sz w:val="18"/>
            <w:szCs w:val="18"/>
          </w:rPr>
          <w:t>// stream encoded nals, used for encoder</w:t>
        </w:r>
      </w:ins>
    </w:p>
    <w:p w14:paraId="6BA3E6ED" w14:textId="77777777" w:rsidR="00497B60" w:rsidRPr="00183F05" w:rsidRDefault="00497B60" w:rsidP="00497B60">
      <w:pPr>
        <w:shd w:val="clear" w:color="auto" w:fill="FFFFFF"/>
        <w:spacing w:line="300" w:lineRule="atLeast"/>
        <w:rPr>
          <w:ins w:id="1780" w:author="Lynne Deng 邓玲玲" w:date="2026-04-21T10:36:00Z" w16du:dateUtc="2026-04-21T02:36:00Z"/>
          <w:rFonts w:ascii="Consolas" w:hAnsi="Consolas" w:cs="Fira Code"/>
          <w:color w:val="000000"/>
          <w:sz w:val="18"/>
          <w:szCs w:val="18"/>
        </w:rPr>
      </w:pPr>
      <w:ins w:id="1781" w:author="Lynne Deng 邓玲玲" w:date="2026-04-21T10:36:00Z" w16du:dateUtc="2026-04-21T02:36:00Z">
        <w:r w:rsidRPr="00183F05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B91AF"/>
            <w:sz w:val="18"/>
            <w:szCs w:val="18"/>
          </w:rPr>
          <w:t>double</w:t>
        </w:r>
        <w:r w:rsidRPr="00183F05">
          <w:rPr>
            <w:rFonts w:ascii="Consolas" w:hAnsi="Consolas" w:cs="Fira Code"/>
            <w:color w:val="000000"/>
            <w:sz w:val="18"/>
            <w:szCs w:val="18"/>
          </w:rPr>
          <w:t xml:space="preserve">       psnrInfo[6];       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// 0:MSE-Y 1:MSE-U 2:MSE-V 3:SSIM-Y 4:SSIM-U 5:SSIM-V</w:t>
        </w:r>
      </w:ins>
    </w:p>
    <w:p w14:paraId="09DF0B43" w14:textId="77777777" w:rsidR="00497B60" w:rsidRPr="00183F05" w:rsidRDefault="00497B60" w:rsidP="00497B60">
      <w:pPr>
        <w:shd w:val="clear" w:color="auto" w:fill="FFFFFF"/>
        <w:spacing w:line="300" w:lineRule="atLeast"/>
        <w:rPr>
          <w:ins w:id="1782" w:author="Lynne Deng 邓玲玲" w:date="2026-04-21T10:36:00Z" w16du:dateUtc="2026-04-21T02:36:00Z"/>
          <w:rFonts w:ascii="Consolas" w:hAnsi="Consolas" w:cs="Fira Code"/>
          <w:color w:val="000000"/>
          <w:sz w:val="18"/>
          <w:szCs w:val="18"/>
        </w:rPr>
      </w:pPr>
      <w:ins w:id="1783" w:author="Lynne Deng 邓玲玲" w:date="2026-04-21T10:36:00Z" w16du:dateUtc="2026-04-21T02:36:00Z">
        <w:r w:rsidRPr="00183F05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B91AF"/>
            <w:sz w:val="18"/>
            <w:szCs w:val="18"/>
          </w:rPr>
          <w:t>vmppDevAddr</w:t>
        </w:r>
        <w:r w:rsidRPr="00183F05">
          <w:rPr>
            <w:rFonts w:ascii="Consolas" w:hAnsi="Consolas" w:cs="Fira Code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   </w:t>
        </w:r>
        <w:r w:rsidRPr="00183F05">
          <w:rPr>
            <w:rFonts w:ascii="Consolas" w:hAnsi="Consolas" w:cs="Fira Code"/>
            <w:color w:val="000000"/>
            <w:sz w:val="18"/>
            <w:szCs w:val="18"/>
          </w:rPr>
          <w:t xml:space="preserve">outputBusAddress[3];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  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// decoder hardware output with this bus address</w:t>
        </w:r>
      </w:ins>
    </w:p>
    <w:p w14:paraId="4CBFB1E0" w14:textId="77777777" w:rsidR="00497B60" w:rsidRPr="001D6CA9" w:rsidRDefault="00497B60" w:rsidP="00497B60">
      <w:pPr>
        <w:shd w:val="clear" w:color="auto" w:fill="FFFFFF"/>
        <w:spacing w:line="300" w:lineRule="atLeast"/>
        <w:rPr>
          <w:ins w:id="1784" w:author="Lynne Deng 邓玲玲" w:date="2026-04-21T10:36:00Z" w16du:dateUtc="2026-04-21T02:36:00Z"/>
          <w:rFonts w:ascii="Consolas" w:hAnsi="Consolas" w:cs="Fira Code"/>
          <w:color w:val="008000"/>
          <w:sz w:val="18"/>
          <w:szCs w:val="18"/>
        </w:rPr>
      </w:pPr>
      <w:ins w:id="1785" w:author="Lynne Deng 邓玲玲" w:date="2026-04-21T10:36:00Z" w16du:dateUtc="2026-04-21T02:36:00Z">
        <w:r w:rsidRPr="00183F05"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hAnsi="Consolas" w:cs="Fira Code"/>
            <w:color w:val="2B91AF"/>
            <w:sz w:val="18"/>
            <w:szCs w:val="18"/>
          </w:rPr>
          <w:t>vmppEncOutData</w:t>
        </w:r>
        <w:r w:rsidRPr="00183F05">
          <w:rPr>
            <w:rFonts w:ascii="Consolas" w:hAnsi="Consolas" w:cs="Fira Code"/>
            <w:color w:val="000000"/>
            <w:sz w:val="18"/>
            <w:szCs w:val="18"/>
          </w:rPr>
          <w:t xml:space="preserve">  encOutData;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          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// encode output data for encoder</w:t>
        </w:r>
      </w:ins>
    </w:p>
    <w:p w14:paraId="7117C27A" w14:textId="77777777" w:rsidR="00497B60" w:rsidRDefault="00497B60" w:rsidP="00497B60">
      <w:pPr>
        <w:shd w:val="clear" w:color="auto" w:fill="FFFFFF"/>
        <w:spacing w:line="300" w:lineRule="atLeast"/>
        <w:rPr>
          <w:ins w:id="1786" w:author="Lynne Deng 邓玲玲" w:date="2026-04-21T10:36:00Z" w16du:dateUtc="2026-04-21T02:36:00Z"/>
          <w:rFonts w:ascii="Consolas" w:hAnsi="Consolas" w:cs="Fira Code"/>
          <w:color w:val="000000"/>
          <w:sz w:val="18"/>
          <w:szCs w:val="18"/>
        </w:rPr>
      </w:pPr>
      <w:ins w:id="1787" w:author="Lynne Deng 邓玲玲" w:date="2026-04-21T10:36:00Z" w16du:dateUtc="2026-04-21T02:36:00Z">
        <w:r>
          <w:rPr>
            <w:rFonts w:ascii="Consolas" w:hAnsi="Consolas" w:cs="Fira Code"/>
            <w:color w:val="000000"/>
            <w:sz w:val="18"/>
            <w:szCs w:val="18"/>
          </w:rPr>
          <w:t xml:space="preserve">} </w:t>
        </w:r>
        <w:r>
          <w:rPr>
            <w:rFonts w:ascii="Consolas" w:hAnsi="Consolas" w:cs="Fira Code"/>
            <w:color w:val="2B91AF"/>
            <w:sz w:val="18"/>
            <w:szCs w:val="18"/>
          </w:rPr>
          <w:t>vmppStream</w:t>
        </w:r>
        <w:r>
          <w:rPr>
            <w:rFonts w:ascii="Consolas" w:hAnsi="Consolas" w:cs="Fira Code"/>
            <w:color w:val="000000"/>
            <w:sz w:val="18"/>
            <w:szCs w:val="18"/>
          </w:rPr>
          <w:t>;</w:t>
        </w:r>
      </w:ins>
    </w:p>
    <w:p w14:paraId="64C3B862" w14:textId="66A4AD76" w:rsidR="001D1153" w:rsidRPr="001D1153" w:rsidDel="00497B60" w:rsidRDefault="001D1153" w:rsidP="001D1153">
      <w:pPr>
        <w:widowControl/>
        <w:shd w:val="clear" w:color="auto" w:fill="FFFFFF"/>
        <w:spacing w:line="300" w:lineRule="atLeast"/>
        <w:jc w:val="left"/>
        <w:rPr>
          <w:del w:id="1788" w:author="Lynne Deng 邓玲玲" w:date="2026-04-21T10:36:00Z" w16du:dateUtc="2026-04-21T02:36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89" w:author="Lynne Deng 邓玲玲" w:date="2026-04-21T10:36:00Z" w16du:dateUtc="2026-04-21T02:36:00Z">
        <w:r w:rsidRPr="001D1153" w:rsidDel="00497B60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typedef</w:delText>
        </w:r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1D1153" w:rsidDel="00497B60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struct</w:delText>
        </w:r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1D1153" w:rsidDel="00497B6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vmppStream</w:delText>
        </w:r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{</w:delText>
        </w:r>
      </w:del>
    </w:p>
    <w:p w14:paraId="43857945" w14:textId="248B1A50" w:rsidR="001D1153" w:rsidRPr="001D1153" w:rsidDel="00497B60" w:rsidRDefault="001D1153" w:rsidP="001D1153">
      <w:pPr>
        <w:widowControl/>
        <w:shd w:val="clear" w:color="auto" w:fill="FFFFFF"/>
        <w:spacing w:line="300" w:lineRule="atLeast"/>
        <w:jc w:val="left"/>
        <w:rPr>
          <w:del w:id="1790" w:author="Lynne Deng 邓玲玲" w:date="2026-04-21T10:36:00Z" w16du:dateUtc="2026-04-21T02:36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91" w:author="Lynne Deng 邓玲玲" w:date="2026-04-21T10:36:00Z" w16du:dateUtc="2026-04-21T02:36:00Z"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1D1153" w:rsidDel="00497B60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void</w:delText>
        </w:r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*    stream;  </w:delText>
        </w:r>
        <w:r w:rsidRPr="001D1153" w:rsidDel="00497B6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input data pointer</w:delText>
        </w:r>
      </w:del>
    </w:p>
    <w:p w14:paraId="728A1498" w14:textId="0290754B" w:rsidR="001D1153" w:rsidRPr="001D1153" w:rsidDel="00497B60" w:rsidRDefault="001D1153" w:rsidP="001D1153">
      <w:pPr>
        <w:widowControl/>
        <w:shd w:val="clear" w:color="auto" w:fill="FFFFFF"/>
        <w:spacing w:line="300" w:lineRule="atLeast"/>
        <w:jc w:val="left"/>
        <w:rPr>
          <w:del w:id="1792" w:author="Lynne Deng 邓玲玲" w:date="2026-04-21T10:36:00Z" w16du:dateUtc="2026-04-21T02:36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93" w:author="Lynne Deng 邓玲玲" w:date="2026-04-21T10:36:00Z" w16du:dateUtc="2026-04-21T02:36:00Z"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1D1153" w:rsidDel="00497B6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len;     </w:delText>
        </w:r>
        <w:r w:rsidRPr="001D1153" w:rsidDel="00497B6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// input data length </w:delText>
        </w:r>
      </w:del>
    </w:p>
    <w:p w14:paraId="364504D4" w14:textId="17E6DEAC" w:rsidR="001D1153" w:rsidDel="00497B60" w:rsidRDefault="001D1153" w:rsidP="00912A4C">
      <w:pPr>
        <w:widowControl/>
        <w:shd w:val="clear" w:color="auto" w:fill="FFFFFF"/>
        <w:spacing w:line="300" w:lineRule="atLeast"/>
        <w:ind w:firstLine="390"/>
        <w:jc w:val="left"/>
        <w:rPr>
          <w:del w:id="1794" w:author="Lynne Deng 邓玲玲" w:date="2026-04-21T10:36:00Z" w16du:dateUtc="2026-04-21T02:36:00Z"/>
          <w:rFonts w:ascii="Consolas" w:eastAsia="宋体" w:hAnsi="Consolas" w:cs="Fira Code"/>
          <w:color w:val="008000"/>
          <w:kern w:val="0"/>
          <w:sz w:val="18"/>
          <w:szCs w:val="18"/>
        </w:rPr>
      </w:pPr>
      <w:del w:id="1795" w:author="Lynne Deng 邓玲玲" w:date="2026-04-21T10:36:00Z" w16du:dateUtc="2026-04-21T02:36:00Z">
        <w:r w:rsidRPr="001D1153" w:rsidDel="00497B6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int64_t</w:delText>
        </w:r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pts;     </w:delText>
        </w:r>
        <w:r w:rsidRPr="001D1153" w:rsidDel="00497B6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pts for current frame</w:delText>
        </w:r>
      </w:del>
    </w:p>
    <w:p w14:paraId="2A8BABBA" w14:textId="25115B9C" w:rsidR="00912A4C" w:rsidRPr="00912A4C" w:rsidDel="00497B60" w:rsidRDefault="00912A4C" w:rsidP="00912A4C">
      <w:pPr>
        <w:widowControl/>
        <w:shd w:val="clear" w:color="auto" w:fill="FFFFFF"/>
        <w:spacing w:line="300" w:lineRule="atLeast"/>
        <w:ind w:firstLineChars="200" w:firstLine="360"/>
        <w:jc w:val="left"/>
        <w:rPr>
          <w:del w:id="1796" w:author="Lynne Deng 邓玲玲" w:date="2026-04-21T10:36:00Z" w16du:dateUtc="2026-04-21T02:36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97" w:author="Lynne Deng 邓玲玲" w:date="2026-04-21T10:36:00Z" w16du:dateUtc="2026-04-21T02:36:00Z">
        <w:r w:rsidRPr="00912A4C" w:rsidDel="00497B6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vmppAddr</w:delText>
        </w:r>
        <w:r w:rsidRPr="00912A4C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inputBusAddress;</w:delText>
        </w:r>
        <w:r w:rsidRPr="00912A4C" w:rsidDel="00497B6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// encoder output, used for releasing of device memory from decoder</w:delText>
        </w:r>
      </w:del>
    </w:p>
    <w:p w14:paraId="10D70B5D" w14:textId="214C6383" w:rsidR="001D1153" w:rsidRPr="001D1153" w:rsidDel="00497B60" w:rsidRDefault="001D1153" w:rsidP="001D1153">
      <w:pPr>
        <w:widowControl/>
        <w:shd w:val="clear" w:color="auto" w:fill="FFFFFF"/>
        <w:spacing w:line="300" w:lineRule="atLeast"/>
        <w:jc w:val="left"/>
        <w:rPr>
          <w:del w:id="1798" w:author="Lynne Deng 邓玲玲" w:date="2026-04-21T10:36:00Z" w16du:dateUtc="2026-04-21T02:36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799" w:author="Lynne Deng 邓玲玲" w:date="2026-04-21T10:36:00Z" w16du:dateUtc="2026-04-21T02:36:00Z"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} </w:delText>
        </w:r>
        <w:r w:rsidRPr="001D1153" w:rsidDel="00497B6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vmppStream</w:delText>
        </w:r>
        <w:r w:rsidRPr="001D1153" w:rsidDel="00497B6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;</w:delText>
        </w:r>
      </w:del>
    </w:p>
    <w:p w14:paraId="1CA79E14" w14:textId="5FD24337" w:rsidR="00530F7D" w:rsidRPr="007E5F63" w:rsidRDefault="00435D2B" w:rsidP="00530F7D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8716FE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25DCC535" w14:textId="7C005DF6" w:rsidR="004B1580" w:rsidRPr="00386C90" w:rsidRDefault="004B1580" w:rsidP="004B1580">
      <w:pPr>
        <w:pStyle w:val="3"/>
        <w:rPr>
          <w:rFonts w:hint="eastAsia"/>
        </w:rPr>
      </w:pPr>
      <w:bookmarkStart w:id="1800" w:name="_3.3.3_va_channel"/>
      <w:bookmarkStart w:id="1801" w:name="_va_frame_t"/>
      <w:bookmarkStart w:id="1802" w:name="_3.3.4_va_frame_t"/>
      <w:bookmarkStart w:id="1803" w:name="_Toc227677593"/>
      <w:bookmarkEnd w:id="1800"/>
      <w:bookmarkEnd w:id="1801"/>
      <w:bookmarkEnd w:id="1802"/>
      <w:r>
        <w:t>3.</w:t>
      </w:r>
      <w:r w:rsidR="008C70B0">
        <w:t>2</w:t>
      </w:r>
      <w:r>
        <w:t>.</w:t>
      </w:r>
      <w:ins w:id="1804" w:author="Lynne Deng 邓玲玲" w:date="2026-04-21T11:04:00Z" w16du:dateUtc="2026-04-21T03:04:00Z">
        <w:r w:rsidR="0019032A">
          <w:rPr>
            <w:rFonts w:hint="eastAsia"/>
          </w:rPr>
          <w:t>2</w:t>
        </w:r>
      </w:ins>
      <w:del w:id="1805" w:author="Lynne Deng 邓玲玲" w:date="2026-04-21T11:04:00Z" w16du:dateUtc="2026-04-21T03:04:00Z">
        <w:r w:rsidR="006B359C" w:rsidDel="0019032A">
          <w:delText>3</w:delText>
        </w:r>
      </w:del>
      <w:r>
        <w:t xml:space="preserve"> </w:t>
      </w:r>
      <w:r w:rsidR="0000685C" w:rsidRPr="0000685C">
        <w:t>vmppFrame</w:t>
      </w:r>
      <w:bookmarkEnd w:id="1803"/>
    </w:p>
    <w:p w14:paraId="2A949606" w14:textId="55B0C540" w:rsidR="00A5462F" w:rsidRPr="007E5F63" w:rsidRDefault="00A5462F" w:rsidP="007E5F6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数据帧结构体，编解码通用</w:t>
      </w:r>
      <w:ins w:id="1806" w:author="Lynne Deng 邓玲玲" w:date="2026-04-21T10:38:00Z">
        <w:r w:rsidR="00872282" w:rsidRPr="00872282">
          <w:rPr>
            <w:rFonts w:ascii="Times New Roman" w:eastAsia="宋体" w:hAnsi="Times New Roman" w:cs="Times New Roman" w:hint="eastAsia"/>
          </w:rPr>
          <w:t>，具体定义如下：</w:t>
        </w:r>
      </w:ins>
      <w:del w:id="1807" w:author="Lynne Deng 邓玲玲" w:date="2026-04-21T10:36:00Z" w16du:dateUtc="2026-04-21T02:36:00Z">
        <w:r w:rsidRPr="007E5F63" w:rsidDel="000E5F57">
          <w:rPr>
            <w:rFonts w:ascii="Times New Roman" w:eastAsia="宋体" w:hAnsi="Times New Roman" w:cs="Times New Roman" w:hint="eastAsia"/>
          </w:rPr>
          <w:delText>，具体定义如下：</w:delText>
        </w:r>
      </w:del>
    </w:p>
    <w:p w14:paraId="5C79EF75" w14:textId="77777777" w:rsidR="00CB2869" w:rsidRDefault="00CB2869" w:rsidP="00CB2869">
      <w:pPr>
        <w:shd w:val="clear" w:color="auto" w:fill="FFFFFF"/>
        <w:spacing w:line="300" w:lineRule="atLeast"/>
        <w:rPr>
          <w:ins w:id="1808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09" w:author="Lynne Deng 邓玲玲" w:date="2026-04-21T10:38:00Z" w16du:dateUtc="2026-04-21T02:38:00Z">
        <w:r>
          <w:rPr>
            <w:rFonts w:ascii="Consolas" w:hAnsi="Consolas" w:cs="Fira Code"/>
            <w:color w:val="0000FF"/>
            <w:sz w:val="18"/>
            <w:szCs w:val="18"/>
          </w:rPr>
          <w:t>typedef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0000FF"/>
            <w:sz w:val="18"/>
            <w:szCs w:val="18"/>
          </w:rPr>
          <w:t>struct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2B91AF"/>
            <w:sz w:val="18"/>
            <w:szCs w:val="18"/>
          </w:rPr>
          <w:t>vmppFrame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{</w:t>
        </w:r>
      </w:ins>
    </w:p>
    <w:p w14:paraId="4CE43E09" w14:textId="77777777" w:rsidR="00CB2869" w:rsidRDefault="00CB2869" w:rsidP="00CB2869">
      <w:pPr>
        <w:shd w:val="clear" w:color="auto" w:fill="FFFFFF"/>
        <w:spacing w:line="300" w:lineRule="atLeast"/>
        <w:rPr>
          <w:ins w:id="1810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11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uint8_t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*       data[</w:t>
        </w:r>
        <w:r>
          <w:rPr>
            <w:rFonts w:ascii="Consolas" w:hAnsi="Consolas" w:cs="Fira Code"/>
            <w:color w:val="BD63C5"/>
            <w:sz w:val="18"/>
            <w:szCs w:val="18"/>
          </w:rPr>
          <w:t>VMPP_MAX_VIDEO_PLANE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];         </w:t>
        </w:r>
        <w:r>
          <w:rPr>
            <w:rFonts w:ascii="Consolas" w:hAnsi="Consolas" w:cs="Fira Code"/>
            <w:color w:val="008000"/>
            <w:sz w:val="18"/>
            <w:szCs w:val="18"/>
          </w:rPr>
          <w:t>// frame data buffer, used when memoryType==vmpp_MEM_HOST</w:t>
        </w:r>
      </w:ins>
    </w:p>
    <w:p w14:paraId="6B2CB3A3" w14:textId="77777777" w:rsidR="00CB2869" w:rsidRDefault="00CB2869" w:rsidP="00CB2869">
      <w:pPr>
        <w:shd w:val="clear" w:color="auto" w:fill="FFFFFF"/>
        <w:spacing w:line="300" w:lineRule="atLeast"/>
        <w:ind w:firstLine="370"/>
        <w:rPr>
          <w:ins w:id="1812" w:author="Lynne Deng 邓玲玲" w:date="2026-04-21T10:38:00Z" w16du:dateUtc="2026-04-21T02:38:00Z"/>
          <w:rFonts w:ascii="Consolas" w:hAnsi="Consolas" w:cs="Fira Code"/>
          <w:color w:val="008000"/>
          <w:sz w:val="18"/>
          <w:szCs w:val="18"/>
        </w:rPr>
      </w:pPr>
      <w:ins w:id="1813" w:author="Lynne Deng 邓玲玲" w:date="2026-04-21T10:38:00Z" w16du:dateUtc="2026-04-21T02:38:00Z">
        <w:r>
          <w:rPr>
            <w:rFonts w:ascii="Consolas" w:hAnsi="Consolas" w:cs="Fira Code"/>
            <w:color w:val="2B91AF"/>
            <w:sz w:val="18"/>
            <w:szCs w:val="18"/>
          </w:rPr>
          <w:t>vmppAddr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busAddress[</w:t>
        </w:r>
        <w:r>
          <w:rPr>
            <w:rFonts w:ascii="Consolas" w:hAnsi="Consolas" w:cs="Fira Code"/>
            <w:color w:val="BD63C5"/>
            <w:sz w:val="18"/>
            <w:szCs w:val="18"/>
          </w:rPr>
          <w:t>VMPP_MAX_VIDEO_PLANE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];   </w:t>
        </w:r>
        <w:r>
          <w:rPr>
            <w:rFonts w:ascii="Consolas" w:hAnsi="Consolas" w:cs="Fira Code"/>
            <w:color w:val="008000"/>
            <w:sz w:val="18"/>
            <w:szCs w:val="18"/>
          </w:rPr>
          <w:t>// hardware address for frame data, used when memoryType==vmpp_MEM_DEVICE</w:t>
        </w:r>
      </w:ins>
    </w:p>
    <w:p w14:paraId="2CF46249" w14:textId="77777777" w:rsidR="00CB2869" w:rsidRPr="001D6CA9" w:rsidRDefault="00CB2869" w:rsidP="00CB2869">
      <w:pPr>
        <w:shd w:val="clear" w:color="auto" w:fill="FFFFFF"/>
        <w:spacing w:line="300" w:lineRule="atLeast"/>
        <w:ind w:firstLine="370"/>
        <w:rPr>
          <w:ins w:id="1814" w:author="Lynne Deng 邓玲玲" w:date="2026-04-21T10:38:00Z" w16du:dateUtc="2026-04-21T02:38:00Z"/>
          <w:rFonts w:ascii="Consolas" w:hAnsi="Consolas" w:cs="Fira Code"/>
          <w:color w:val="008000"/>
          <w:sz w:val="18"/>
          <w:szCs w:val="18"/>
        </w:rPr>
      </w:pPr>
      <w:ins w:id="1815" w:author="Lynne Deng 邓玲玲" w:date="2026-04-21T10:38:00Z" w16du:dateUtc="2026-04-21T02:38:00Z">
        <w:r w:rsidRPr="001D6CA9">
          <w:rPr>
            <w:rFonts w:ascii="Consolas" w:hAnsi="Consolas" w:cs="Fira Code"/>
            <w:color w:val="2B91AF"/>
            <w:sz w:val="18"/>
            <w:szCs w:val="18"/>
          </w:rPr>
          <w:t>vmppDevice</w:t>
        </w:r>
        <w:r w:rsidRPr="00271CFD">
          <w:rPr>
            <w:rFonts w:ascii="Consolas" w:hAnsi="Consolas" w:cs="Fira Code"/>
            <w:color w:val="000000"/>
            <w:sz w:val="18"/>
            <w:szCs w:val="18"/>
          </w:rPr>
          <w:t xml:space="preserve">      sharedFD;                      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   </w:t>
        </w:r>
        <w:r w:rsidRPr="001D6CA9">
          <w:rPr>
            <w:rFonts w:ascii="Consolas" w:hAnsi="Consolas" w:cs="Fira Code"/>
            <w:color w:val="008000"/>
            <w:sz w:val="18"/>
            <w:szCs w:val="18"/>
          </w:rPr>
          <w:t>// shared fd from other module (e.g. gfx), used when memoryType==vmpp_MEM_SHARED, only for sg100</w:t>
        </w:r>
      </w:ins>
    </w:p>
    <w:p w14:paraId="366B5DEA" w14:textId="77777777" w:rsidR="00CB2869" w:rsidRDefault="00CB2869" w:rsidP="00CB2869">
      <w:pPr>
        <w:shd w:val="clear" w:color="auto" w:fill="FFFFFF"/>
        <w:spacing w:line="300" w:lineRule="atLeast"/>
        <w:rPr>
          <w:ins w:id="1816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17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uint32_t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stride[</w:t>
        </w:r>
        <w:r>
          <w:rPr>
            <w:rFonts w:ascii="Consolas" w:hAnsi="Consolas" w:cs="Fira Code"/>
            <w:color w:val="BD63C5"/>
            <w:sz w:val="18"/>
            <w:szCs w:val="18"/>
          </w:rPr>
          <w:t>VMPP_MAX_VIDEO_PLANE</w:t>
        </w:r>
        <w:r>
          <w:rPr>
            <w:rFonts w:ascii="Consolas" w:hAnsi="Consolas" w:cs="Fira Code"/>
            <w:color w:val="000000"/>
            <w:sz w:val="18"/>
            <w:szCs w:val="18"/>
          </w:rPr>
          <w:t>];</w:t>
        </w:r>
      </w:ins>
    </w:p>
    <w:p w14:paraId="4FFEBA37" w14:textId="77777777" w:rsidR="00CB2869" w:rsidRDefault="00CB2869" w:rsidP="00CB2869">
      <w:pPr>
        <w:shd w:val="clear" w:color="auto" w:fill="FFFFFF"/>
        <w:spacing w:line="300" w:lineRule="atLeast"/>
        <w:rPr>
          <w:ins w:id="1818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19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uint32_t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dataSize;                    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     </w:t>
        </w:r>
        <w:r>
          <w:rPr>
            <w:rFonts w:ascii="Consolas" w:hAnsi="Consolas" w:cs="Fira Code"/>
            <w:color w:val="008000"/>
            <w:sz w:val="18"/>
            <w:szCs w:val="18"/>
          </w:rPr>
          <w:t>// frame data size</w:t>
        </w:r>
      </w:ins>
    </w:p>
    <w:p w14:paraId="7A3AB282" w14:textId="77777777" w:rsidR="00CB2869" w:rsidRDefault="00CB2869" w:rsidP="00CB2869">
      <w:pPr>
        <w:shd w:val="clear" w:color="auto" w:fill="FFFFFF"/>
        <w:spacing w:line="300" w:lineRule="atLeast"/>
        <w:rPr>
          <w:ins w:id="1820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21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uint32_t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width;</w:t>
        </w:r>
      </w:ins>
    </w:p>
    <w:p w14:paraId="38DF1FF6" w14:textId="77777777" w:rsidR="00CB2869" w:rsidRDefault="00CB2869" w:rsidP="00CB2869">
      <w:pPr>
        <w:shd w:val="clear" w:color="auto" w:fill="FFFFFF"/>
        <w:spacing w:line="300" w:lineRule="atLeast"/>
        <w:rPr>
          <w:ins w:id="1822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23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uint32_t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height;</w:t>
        </w:r>
      </w:ins>
    </w:p>
    <w:p w14:paraId="62D9E839" w14:textId="77777777" w:rsidR="00CB2869" w:rsidRDefault="00CB2869" w:rsidP="00CB2869">
      <w:pPr>
        <w:shd w:val="clear" w:color="auto" w:fill="FFFFFF"/>
        <w:spacing w:line="300" w:lineRule="atLeast"/>
        <w:ind w:firstLine="370"/>
        <w:rPr>
          <w:ins w:id="1824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25" w:author="Lynne Deng 邓玲玲" w:date="2026-04-21T10:38:00Z" w16du:dateUtc="2026-04-21T02:38:00Z">
        <w:r>
          <w:rPr>
            <w:rFonts w:ascii="Consolas" w:hAnsi="Consolas" w:cs="Fira Code"/>
            <w:color w:val="2B91AF"/>
            <w:sz w:val="18"/>
            <w:szCs w:val="18"/>
          </w:rPr>
          <w:t>int64_t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pts;</w:t>
        </w:r>
      </w:ins>
    </w:p>
    <w:p w14:paraId="5CAEB3F6" w14:textId="77777777" w:rsidR="00CB2869" w:rsidRDefault="00CB2869" w:rsidP="00CB2869">
      <w:pPr>
        <w:shd w:val="clear" w:color="auto" w:fill="FFFFFF"/>
        <w:spacing w:line="300" w:lineRule="atLeast"/>
        <w:ind w:firstLine="370"/>
        <w:rPr>
          <w:ins w:id="1826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bookmarkStart w:id="1827" w:name="OLE_LINK62"/>
      <w:ins w:id="1828" w:author="Lynne Deng 邓玲玲" w:date="2026-04-21T10:38:00Z" w16du:dateUtc="2026-04-21T02:38:00Z">
        <w:r w:rsidRPr="001D6CA9">
          <w:rPr>
            <w:rFonts w:ascii="Consolas" w:hAnsi="Consolas" w:cs="Fira Code"/>
            <w:color w:val="2B91AF"/>
            <w:sz w:val="18"/>
            <w:szCs w:val="18"/>
          </w:rPr>
          <w:t>vmppRational</w:t>
        </w:r>
        <w:r w:rsidRPr="00670437">
          <w:rPr>
            <w:rFonts w:ascii="Consolas" w:hAnsi="Consolas" w:cs="Fira Code"/>
            <w:color w:val="000000"/>
            <w:sz w:val="18"/>
            <w:szCs w:val="18"/>
          </w:rPr>
          <w:t xml:space="preserve">   </w:t>
        </w:r>
        <w:r>
          <w:rPr>
            <w:rFonts w:ascii="Consolas" w:hAnsi="Consolas" w:cs="Fira Code" w:hint="eastAsia"/>
            <w:color w:val="000000"/>
            <w:sz w:val="18"/>
            <w:szCs w:val="18"/>
          </w:rPr>
          <w:t xml:space="preserve"> </w:t>
        </w:r>
        <w:bookmarkEnd w:id="1827"/>
        <w:r w:rsidRPr="00670437">
          <w:rPr>
            <w:rFonts w:ascii="Consolas" w:hAnsi="Consolas" w:cs="Fira Code"/>
            <w:color w:val="000000"/>
            <w:sz w:val="18"/>
            <w:szCs w:val="18"/>
          </w:rPr>
          <w:t>timebase;</w:t>
        </w:r>
      </w:ins>
    </w:p>
    <w:p w14:paraId="353ADBBB" w14:textId="77777777" w:rsidR="00CB2869" w:rsidRDefault="00CB2869" w:rsidP="00CB2869">
      <w:pPr>
        <w:shd w:val="clear" w:color="auto" w:fill="FFFFFF"/>
        <w:spacing w:line="300" w:lineRule="atLeast"/>
        <w:rPr>
          <w:ins w:id="1829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30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vmppMemoryType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memoryType;        </w:t>
        </w:r>
        <w:r>
          <w:rPr>
            <w:rFonts w:ascii="Consolas" w:hAnsi="Consolas" w:cs="Fira Code"/>
            <w:color w:val="008000"/>
            <w:sz w:val="18"/>
            <w:szCs w:val="18"/>
          </w:rPr>
          <w:t>// mark where frame data is located</w:t>
        </w:r>
      </w:ins>
    </w:p>
    <w:p w14:paraId="2E0C55F9" w14:textId="77777777" w:rsidR="00CB2869" w:rsidRDefault="00CB2869" w:rsidP="00CB2869">
      <w:pPr>
        <w:shd w:val="clear" w:color="auto" w:fill="FFFFFF"/>
        <w:spacing w:line="300" w:lineRule="atLeast"/>
        <w:rPr>
          <w:ins w:id="1831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32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vmppVideoField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field;             </w:t>
        </w:r>
        <w:r>
          <w:rPr>
            <w:rFonts w:ascii="Consolas" w:hAnsi="Consolas" w:cs="Fira Code"/>
            <w:color w:val="008000"/>
            <w:sz w:val="18"/>
            <w:szCs w:val="18"/>
          </w:rPr>
          <w:t xml:space="preserve">// used for decoder, not for </w:t>
        </w:r>
        <w:r>
          <w:rPr>
            <w:rFonts w:ascii="Consolas" w:hAnsi="Consolas" w:cs="Fira Code" w:hint="eastAsia"/>
            <w:color w:val="008000"/>
            <w:sz w:val="18"/>
            <w:szCs w:val="18"/>
          </w:rPr>
          <w:t>encoder</w:t>
        </w:r>
      </w:ins>
    </w:p>
    <w:p w14:paraId="2A4AFE69" w14:textId="77777777" w:rsidR="00CB2869" w:rsidRDefault="00CB2869" w:rsidP="00CB2869">
      <w:pPr>
        <w:shd w:val="clear" w:color="auto" w:fill="FFFFFF"/>
        <w:spacing w:line="300" w:lineRule="atLeast"/>
        <w:rPr>
          <w:ins w:id="1833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34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vmppPixelFormat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pixelFormat;</w:t>
        </w:r>
      </w:ins>
    </w:p>
    <w:p w14:paraId="1A0ECA87" w14:textId="77777777" w:rsidR="00CB2869" w:rsidRDefault="00CB2869" w:rsidP="00CB2869">
      <w:pPr>
        <w:shd w:val="clear" w:color="auto" w:fill="FFFFFF"/>
        <w:spacing w:line="300" w:lineRule="atLeast"/>
        <w:rPr>
          <w:ins w:id="1835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36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vmppFrameType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frameType;</w:t>
        </w:r>
      </w:ins>
    </w:p>
    <w:p w14:paraId="447C625A" w14:textId="77777777" w:rsidR="00CB2869" w:rsidRDefault="00CB2869" w:rsidP="00CB2869">
      <w:pPr>
        <w:shd w:val="clear" w:color="auto" w:fill="FFFFFF"/>
        <w:spacing w:line="300" w:lineRule="atLeast"/>
        <w:rPr>
          <w:ins w:id="1837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38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 w:rsidRPr="001D6CA9">
          <w:rPr>
            <w:rFonts w:ascii="Consolas" w:eastAsia="Times New Roman" w:hAnsi="Consolas" w:cs="Fira Code"/>
            <w:color w:val="2B91AF"/>
            <w:sz w:val="18"/>
            <w:szCs w:val="23"/>
          </w:rPr>
          <w:t>vmppCropInfo</w:t>
        </w:r>
        <w:r w:rsidRPr="000E274C">
          <w:rPr>
            <w:rFonts w:ascii="Consolas" w:hAnsi="Consolas" w:cs="Fira Code"/>
            <w:color w:val="000000"/>
            <w:sz w:val="18"/>
            <w:szCs w:val="18"/>
          </w:rPr>
          <w:t xml:space="preserve">    cropInfo;</w:t>
        </w:r>
      </w:ins>
    </w:p>
    <w:p w14:paraId="72D5F135" w14:textId="77777777" w:rsidR="00CB2869" w:rsidRDefault="00CB2869" w:rsidP="00CB2869">
      <w:pPr>
        <w:shd w:val="clear" w:color="auto" w:fill="FFFFFF"/>
        <w:spacing w:line="300" w:lineRule="atLeast"/>
        <w:ind w:firstLine="390"/>
        <w:rPr>
          <w:ins w:id="1839" w:author="Lynne Deng 邓玲玲" w:date="2026-04-21T10:38:00Z" w16du:dateUtc="2026-04-21T02:38:00Z"/>
          <w:rFonts w:ascii="Consolas" w:hAnsi="Consolas" w:cs="Fira Code"/>
          <w:color w:val="008000"/>
          <w:sz w:val="18"/>
          <w:szCs w:val="18"/>
        </w:rPr>
      </w:pPr>
      <w:ins w:id="1840" w:author="Lynne Deng 邓玲玲" w:date="2026-04-21T10:38:00Z" w16du:dateUtc="2026-04-21T02:38:00Z">
        <w:r>
          <w:rPr>
            <w:rFonts w:ascii="Consolas" w:hAnsi="Consolas" w:cs="Fira Code"/>
            <w:color w:val="0000FF"/>
            <w:sz w:val="18"/>
            <w:szCs w:val="18"/>
          </w:rPr>
          <w:t>void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*          privateData;      </w:t>
        </w:r>
        <w:r>
          <w:rPr>
            <w:rFonts w:ascii="Consolas" w:hAnsi="Consolas" w:cs="Fira Code"/>
            <w:color w:val="008000"/>
            <w:sz w:val="18"/>
            <w:szCs w:val="18"/>
          </w:rPr>
          <w:t>// picture information, used for decoder, not for encoder.</w:t>
        </w:r>
      </w:ins>
    </w:p>
    <w:p w14:paraId="14936848" w14:textId="77777777" w:rsidR="00CB2869" w:rsidRPr="006B4DE1" w:rsidRDefault="00CB2869" w:rsidP="00CB2869">
      <w:pPr>
        <w:shd w:val="clear" w:color="auto" w:fill="FFFFFF"/>
        <w:spacing w:line="300" w:lineRule="atLeast"/>
        <w:rPr>
          <w:ins w:id="1841" w:author="Lynne Deng 邓玲玲" w:date="2026-04-21T10:38:00Z" w16du:dateUtc="2026-04-21T02:38:00Z"/>
          <w:rFonts w:ascii="Consolas" w:eastAsia="Times New Roman" w:hAnsi="Consolas" w:cs="Fira Code"/>
          <w:color w:val="000000"/>
          <w:sz w:val="18"/>
          <w:szCs w:val="23"/>
        </w:rPr>
      </w:pPr>
      <w:ins w:id="1842" w:author="Lynne Deng 邓玲玲" w:date="2026-04-21T10:38:00Z" w16du:dateUtc="2026-04-21T02:38:00Z">
        <w:r w:rsidRPr="006B4DE1">
          <w:rPr>
            <w:rFonts w:ascii="Consolas" w:eastAsia="Times New Roman" w:hAnsi="Consolas" w:cs="Fira Code"/>
            <w:color w:val="000000"/>
            <w:sz w:val="18"/>
            <w:szCs w:val="23"/>
          </w:rPr>
          <w:t xml:space="preserve">    </w:t>
        </w:r>
        <w:r w:rsidRPr="006B4DE1">
          <w:rPr>
            <w:rFonts w:ascii="Consolas" w:eastAsia="Times New Roman" w:hAnsi="Consolas" w:cs="Fira Code"/>
            <w:color w:val="2B91AF"/>
            <w:sz w:val="18"/>
            <w:szCs w:val="23"/>
          </w:rPr>
          <w:t>uint32_t</w:t>
        </w:r>
        <w:r w:rsidRPr="006B4DE1">
          <w:rPr>
            <w:rFonts w:ascii="Consolas" w:eastAsia="Times New Roman" w:hAnsi="Consolas" w:cs="Fira Code"/>
            <w:color w:val="000000"/>
            <w:sz w:val="18"/>
            <w:szCs w:val="23"/>
          </w:rPr>
          <w:t xml:space="preserve">       seiCount</w:t>
        </w:r>
        <w:r w:rsidRPr="001D6CA9">
          <w:rPr>
            <w:rFonts w:ascii="Consolas" w:eastAsia="宋体" w:hAnsi="Consolas" w:cs="Fira Code"/>
            <w:color w:val="000000"/>
            <w:sz w:val="18"/>
            <w:szCs w:val="18"/>
          </w:rPr>
          <w:t>;</w:t>
        </w:r>
        <w:r w:rsidRPr="006B4DE1">
          <w:rPr>
            <w:rFonts w:ascii="Consolas" w:eastAsia="Times New Roman" w:hAnsi="Consolas" w:cs="Fira Code"/>
            <w:color w:val="000000"/>
            <w:sz w:val="18"/>
            <w:szCs w:val="23"/>
          </w:rPr>
          <w:t xml:space="preserve">  </w:t>
        </w:r>
        <w:r>
          <w:rPr>
            <w:rFonts w:ascii="Consolas" w:eastAsia="Times New Roman" w:hAnsi="Consolas" w:cs="Fira Code"/>
            <w:color w:val="000000"/>
            <w:sz w:val="18"/>
            <w:szCs w:val="23"/>
          </w:rPr>
          <w:t xml:space="preserve"> </w:t>
        </w:r>
        <w:r>
          <w:rPr>
            <w:rFonts w:ascii="Consolas" w:hAnsi="Consolas" w:cs="Fira Code" w:hint="eastAsia"/>
            <w:color w:val="000000"/>
            <w:sz w:val="18"/>
            <w:szCs w:val="23"/>
          </w:rPr>
          <w:t xml:space="preserve">      </w:t>
        </w:r>
        <w:r w:rsidRPr="006B4DE1">
          <w:rPr>
            <w:rFonts w:ascii="Consolas" w:eastAsia="Times New Roman" w:hAnsi="Consolas" w:cs="Fira Code"/>
            <w:color w:val="008000"/>
            <w:sz w:val="18"/>
            <w:szCs w:val="23"/>
          </w:rPr>
          <w:t>// SEI array size</w:t>
        </w:r>
      </w:ins>
    </w:p>
    <w:p w14:paraId="76144687" w14:textId="77777777" w:rsidR="00CB2869" w:rsidRPr="00074279" w:rsidRDefault="00CB2869" w:rsidP="00CB2869">
      <w:pPr>
        <w:shd w:val="clear" w:color="auto" w:fill="FFFFFF"/>
        <w:spacing w:line="300" w:lineRule="atLeast"/>
        <w:rPr>
          <w:ins w:id="1843" w:author="Lynne Deng 邓玲玲" w:date="2026-04-21T10:38:00Z" w16du:dateUtc="2026-04-21T02:38:00Z"/>
          <w:rFonts w:ascii="Consolas" w:eastAsia="Times New Roman" w:hAnsi="Consolas" w:cs="Fira Code"/>
          <w:color w:val="000000"/>
          <w:sz w:val="18"/>
          <w:szCs w:val="23"/>
        </w:rPr>
      </w:pPr>
      <w:ins w:id="1844" w:author="Lynne Deng 邓玲玲" w:date="2026-04-21T10:38:00Z" w16du:dateUtc="2026-04-21T02:38:00Z">
        <w:r w:rsidRPr="006B4DE1">
          <w:rPr>
            <w:rFonts w:ascii="Consolas" w:eastAsia="Times New Roman" w:hAnsi="Consolas" w:cs="Fira Code"/>
            <w:color w:val="000000"/>
            <w:sz w:val="18"/>
            <w:szCs w:val="23"/>
          </w:rPr>
          <w:t xml:space="preserve">    </w:t>
        </w:r>
        <w:r w:rsidRPr="006B4DE1">
          <w:rPr>
            <w:rFonts w:ascii="Consolas" w:eastAsia="Times New Roman" w:hAnsi="Consolas" w:cs="Fira Code"/>
            <w:color w:val="2B91AF"/>
            <w:sz w:val="18"/>
            <w:szCs w:val="23"/>
          </w:rPr>
          <w:t>vmppSEI</w:t>
        </w:r>
        <w:r w:rsidRPr="006B4DE1">
          <w:rPr>
            <w:rFonts w:ascii="Consolas" w:eastAsia="Times New Roman" w:hAnsi="Consolas" w:cs="Fira Code"/>
            <w:color w:val="000000"/>
            <w:sz w:val="18"/>
            <w:szCs w:val="23"/>
          </w:rPr>
          <w:t xml:space="preserve"> **     seiData</w:t>
        </w:r>
        <w:r w:rsidRPr="001D6CA9">
          <w:rPr>
            <w:rFonts w:ascii="Consolas" w:eastAsia="宋体" w:hAnsi="Consolas" w:cs="Fira Code"/>
            <w:color w:val="000000"/>
            <w:sz w:val="18"/>
            <w:szCs w:val="18"/>
          </w:rPr>
          <w:t xml:space="preserve">; </w:t>
        </w:r>
        <w:r w:rsidRPr="006B4DE1">
          <w:rPr>
            <w:rFonts w:ascii="Consolas" w:eastAsia="Times New Roman" w:hAnsi="Consolas" w:cs="Fira Code"/>
            <w:color w:val="000000"/>
            <w:sz w:val="18"/>
            <w:szCs w:val="23"/>
          </w:rPr>
          <w:t>   </w:t>
        </w:r>
        <w:r w:rsidRPr="006B4DE1" w:rsidDel="005918DD">
          <w:rPr>
            <w:rFonts w:ascii="Consolas" w:eastAsia="Times New Roman" w:hAnsi="Consolas" w:cs="Fira Code"/>
            <w:color w:val="000000"/>
            <w:sz w:val="18"/>
            <w:szCs w:val="23"/>
          </w:rPr>
          <w:t xml:space="preserve"> </w:t>
        </w:r>
        <w:r>
          <w:rPr>
            <w:rFonts w:ascii="Consolas" w:hAnsi="Consolas" w:cs="Fira Code" w:hint="eastAsia"/>
            <w:color w:val="000000"/>
            <w:sz w:val="18"/>
            <w:szCs w:val="23"/>
          </w:rPr>
          <w:t xml:space="preserve">     </w:t>
        </w:r>
        <w:r w:rsidRPr="006B4DE1">
          <w:rPr>
            <w:rFonts w:ascii="Consolas" w:eastAsia="Times New Roman" w:hAnsi="Consolas" w:cs="Fira Code"/>
            <w:color w:val="008000"/>
            <w:sz w:val="18"/>
            <w:szCs w:val="23"/>
          </w:rPr>
          <w:t>// SEI array</w:t>
        </w:r>
      </w:ins>
    </w:p>
    <w:p w14:paraId="02E2A7FA" w14:textId="77777777" w:rsidR="00CB2869" w:rsidRDefault="00CB2869" w:rsidP="00CB2869">
      <w:pPr>
        <w:shd w:val="clear" w:color="auto" w:fill="FFFFFF"/>
        <w:spacing w:line="300" w:lineRule="atLeast"/>
        <w:rPr>
          <w:ins w:id="1845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846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} </w:t>
        </w:r>
        <w:r>
          <w:rPr>
            <w:rFonts w:ascii="Consolas" w:hAnsi="Consolas" w:cs="Fira Code"/>
            <w:color w:val="2B91AF"/>
            <w:sz w:val="18"/>
            <w:szCs w:val="18"/>
          </w:rPr>
          <w:t>vmppFrame</w:t>
        </w:r>
        <w:r>
          <w:rPr>
            <w:rFonts w:ascii="Consolas" w:hAnsi="Consolas" w:cs="Fira Code"/>
            <w:color w:val="000000"/>
            <w:sz w:val="18"/>
            <w:szCs w:val="18"/>
          </w:rPr>
          <w:t>;</w:t>
        </w:r>
      </w:ins>
    </w:p>
    <w:p w14:paraId="16247385" w14:textId="37EC5028" w:rsidR="00B261BC" w:rsidRPr="00B261BC" w:rsidDel="00CB2869" w:rsidRDefault="00B261BC" w:rsidP="00B261BC">
      <w:pPr>
        <w:widowControl/>
        <w:shd w:val="clear" w:color="auto" w:fill="FFFFFF"/>
        <w:spacing w:line="300" w:lineRule="atLeast"/>
        <w:jc w:val="left"/>
        <w:rPr>
          <w:del w:id="1847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48" w:author="Lynne Deng 邓玲玲" w:date="2026-04-21T10:38:00Z" w16du:dateUtc="2026-04-21T02:38:00Z">
        <w:r w:rsidRPr="00B261BC" w:rsidDel="00CB2869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typedef</w:delText>
        </w:r>
        <w:r w:rsidRPr="00B261BC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B261BC" w:rsidDel="00CB2869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struct</w:delText>
        </w:r>
        <w:r w:rsidRPr="00B261BC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B261BC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vmppFrame</w:delText>
        </w:r>
        <w:r w:rsidRPr="00B261BC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{</w:delText>
        </w:r>
      </w:del>
    </w:p>
    <w:p w14:paraId="0467CF5F" w14:textId="09FACAFA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49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50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uint8_t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*           data[</w:delText>
        </w:r>
        <w:r w:rsidRPr="00D82B01" w:rsidDel="00CB2869">
          <w:rPr>
            <w:rFonts w:ascii="Consolas" w:eastAsia="宋体" w:hAnsi="Consolas" w:cs="Fira Code"/>
            <w:color w:val="BD63C5"/>
            <w:kern w:val="0"/>
            <w:sz w:val="18"/>
            <w:szCs w:val="18"/>
          </w:rPr>
          <w:delText>VMPP_MAX_VIDEO_PLANE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];</w:delText>
        </w:r>
        <w:r w:rsidRPr="00D82B01" w:rsidDel="00CB286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        // frame data buffer, used when memoryType==vmpp_MEM_HOST</w:delText>
        </w:r>
      </w:del>
    </w:p>
    <w:p w14:paraId="1D8B1ABF" w14:textId="31A82FF8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51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52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vmppAddr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busAddress[</w:delText>
        </w:r>
        <w:r w:rsidRPr="00D82B01" w:rsidDel="00CB2869">
          <w:rPr>
            <w:rFonts w:ascii="Consolas" w:eastAsia="宋体" w:hAnsi="Consolas" w:cs="Fira Code"/>
            <w:color w:val="BD63C5"/>
            <w:kern w:val="0"/>
            <w:sz w:val="18"/>
            <w:szCs w:val="18"/>
          </w:rPr>
          <w:delText>VMPP_MAX_VIDEO_PLANE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];</w:delText>
        </w:r>
        <w:r w:rsidRPr="00D82B01" w:rsidDel="00CB286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  // hardware address for frame data, used when memoryType==vmpp_MEM_DEVICE</w:delText>
        </w:r>
      </w:del>
    </w:p>
    <w:p w14:paraId="7C8DE3CE" w14:textId="6D060C68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53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54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stride[</w:delText>
        </w:r>
        <w:r w:rsidRPr="00D82B01" w:rsidDel="00CB2869">
          <w:rPr>
            <w:rFonts w:ascii="Consolas" w:eastAsia="宋体" w:hAnsi="Consolas" w:cs="Fira Code"/>
            <w:color w:val="BD63C5"/>
            <w:kern w:val="0"/>
            <w:sz w:val="18"/>
            <w:szCs w:val="18"/>
          </w:rPr>
          <w:delText>VMPP_MAX_VIDEO_PLANE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];</w:delText>
        </w:r>
      </w:del>
    </w:p>
    <w:p w14:paraId="6A694E8B" w14:textId="51AB3BB8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55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56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dataSize;</w:delText>
        </w:r>
        <w:r w:rsidRPr="00D82B01" w:rsidDel="00CB286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                          // frame data size</w:delText>
        </w:r>
      </w:del>
    </w:p>
    <w:p w14:paraId="64F71C4F" w14:textId="6DFB4A2A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57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58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width;</w:delText>
        </w:r>
      </w:del>
    </w:p>
    <w:p w14:paraId="7705FF87" w14:textId="33995E39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59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60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height;</w:delText>
        </w:r>
      </w:del>
    </w:p>
    <w:p w14:paraId="3C28CF69" w14:textId="0E0C27E6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61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62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int64_t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pts;</w:delText>
        </w:r>
      </w:del>
    </w:p>
    <w:p w14:paraId="04A9C23E" w14:textId="00DC95DF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63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64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vmppMemoryType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memoryType;</w:delText>
        </w:r>
        <w:r w:rsidRPr="00D82B01" w:rsidDel="00CB286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                        // mark where frame data is located</w:delText>
        </w:r>
      </w:del>
    </w:p>
    <w:p w14:paraId="7F8D88DB" w14:textId="442A9874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65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66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vmppVideoField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field;</w:delText>
        </w:r>
        <w:r w:rsidRPr="00D82B01" w:rsidDel="00CB286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                             // used for decoder, not for encoder</w:delText>
        </w:r>
      </w:del>
    </w:p>
    <w:p w14:paraId="73C82C92" w14:textId="4969AE58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67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68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vmppPixelFormat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pixelFormat;</w:delText>
        </w:r>
      </w:del>
    </w:p>
    <w:p w14:paraId="6162D659" w14:textId="023B7EDA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69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70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vmppFrameType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frameType;</w:delText>
        </w:r>
      </w:del>
    </w:p>
    <w:p w14:paraId="27C5F12C" w14:textId="3F7E1623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71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6FC1DA7B" w14:textId="77EA2C22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72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73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/* crop information, used for PP */</w:delText>
        </w:r>
      </w:del>
    </w:p>
    <w:p w14:paraId="7AE7950B" w14:textId="15BE4F33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74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75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D82B01" w:rsidDel="00CB2869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struct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{</w:delText>
        </w:r>
      </w:del>
    </w:p>
    <w:p w14:paraId="214DCAA6" w14:textId="2E35E4D6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76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77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flag;</w:delText>
        </w:r>
      </w:del>
    </w:p>
    <w:p w14:paraId="4063FB53" w14:textId="694C0103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78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79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width;</w:delText>
        </w:r>
      </w:del>
    </w:p>
    <w:p w14:paraId="56AD81C2" w14:textId="01140570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80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81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height;</w:delText>
        </w:r>
      </w:del>
    </w:p>
    <w:p w14:paraId="5957CAD0" w14:textId="3A846882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82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83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xOffset;</w:delText>
        </w:r>
      </w:del>
    </w:p>
    <w:p w14:paraId="180C7784" w14:textId="48F8B030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84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85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    </w:delText>
        </w:r>
        <w:r w:rsidRPr="00D82B01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yOffset;</w:delText>
        </w:r>
      </w:del>
    </w:p>
    <w:p w14:paraId="3151B049" w14:textId="1E5959CE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86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87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    } cropInfo;</w:delText>
        </w:r>
      </w:del>
    </w:p>
    <w:p w14:paraId="25E4B63D" w14:textId="64D702A9" w:rsidR="00D82B01" w:rsidRPr="00D82B01" w:rsidDel="00CB2869" w:rsidRDefault="00D82B01" w:rsidP="00D82B01">
      <w:pPr>
        <w:widowControl/>
        <w:shd w:val="clear" w:color="auto" w:fill="FFFFFF"/>
        <w:spacing w:line="300" w:lineRule="atLeast"/>
        <w:jc w:val="left"/>
        <w:rPr>
          <w:del w:id="1888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52301435" w14:textId="702B68B1" w:rsidR="00D82B01" w:rsidDel="00CB2869" w:rsidRDefault="00D82B01" w:rsidP="006B4DE1">
      <w:pPr>
        <w:widowControl/>
        <w:shd w:val="clear" w:color="auto" w:fill="FFFFFF"/>
        <w:spacing w:line="300" w:lineRule="atLeast"/>
        <w:ind w:firstLine="390"/>
        <w:jc w:val="left"/>
        <w:rPr>
          <w:del w:id="1889" w:author="Lynne Deng 邓玲玲" w:date="2026-04-21T10:38:00Z" w16du:dateUtc="2026-04-21T02:38:00Z"/>
          <w:rFonts w:ascii="Consolas" w:eastAsia="宋体" w:hAnsi="Consolas" w:cs="Fira Code"/>
          <w:color w:val="008000"/>
          <w:kern w:val="0"/>
          <w:sz w:val="18"/>
          <w:szCs w:val="18"/>
        </w:rPr>
      </w:pPr>
      <w:del w:id="1890" w:author="Lynne Deng 邓玲玲" w:date="2026-04-21T10:38:00Z" w16du:dateUtc="2026-04-21T02:38:00Z">
        <w:r w:rsidRPr="00D82B01" w:rsidDel="00CB2869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void</w:delText>
        </w:r>
        <w:r w:rsidRPr="00D82B01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*              privateData;</w:delText>
        </w:r>
        <w:r w:rsidRPr="00D82B01" w:rsidDel="00CB286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                       // picture information, used for decoder, not for encoder.</w:delText>
        </w:r>
      </w:del>
    </w:p>
    <w:p w14:paraId="4D75C0BA" w14:textId="28B2B935" w:rsidR="006B4DE1" w:rsidRPr="006B4DE1" w:rsidDel="00CB2869" w:rsidRDefault="006B4DE1" w:rsidP="006B4DE1">
      <w:pPr>
        <w:widowControl/>
        <w:shd w:val="clear" w:color="auto" w:fill="FFFFFF"/>
        <w:spacing w:line="300" w:lineRule="atLeast"/>
        <w:jc w:val="left"/>
        <w:rPr>
          <w:del w:id="1891" w:author="Lynne Deng 邓玲玲" w:date="2026-04-21T10:38:00Z" w16du:dateUtc="2026-04-21T02:38:00Z"/>
          <w:rFonts w:ascii="Consolas" w:eastAsia="Times New Roman" w:hAnsi="Consolas" w:cs="Fira Code"/>
          <w:color w:val="000000"/>
          <w:kern w:val="0"/>
          <w:sz w:val="18"/>
          <w:szCs w:val="23"/>
        </w:rPr>
      </w:pPr>
      <w:del w:id="1892" w:author="Lynne Deng 邓玲玲" w:date="2026-04-21T10:38:00Z" w16du:dateUtc="2026-04-21T02:38:00Z">
        <w:r w:rsidRPr="006B4DE1" w:rsidDel="00CB2869">
          <w:rPr>
            <w:rFonts w:ascii="Consolas" w:eastAsia="Times New Roman" w:hAnsi="Consolas" w:cs="Fira Code"/>
            <w:color w:val="000000"/>
            <w:kern w:val="0"/>
            <w:sz w:val="18"/>
            <w:szCs w:val="23"/>
          </w:rPr>
          <w:delText xml:space="preserve">    </w:delText>
        </w:r>
        <w:r w:rsidRPr="006B4DE1" w:rsidDel="00CB2869">
          <w:rPr>
            <w:rFonts w:ascii="Consolas" w:eastAsia="Times New Roman" w:hAnsi="Consolas" w:cs="Fira Code"/>
            <w:color w:val="2B91AF"/>
            <w:kern w:val="0"/>
            <w:sz w:val="18"/>
            <w:szCs w:val="23"/>
          </w:rPr>
          <w:delText>uint32_t</w:delText>
        </w:r>
        <w:r w:rsidRPr="006B4DE1" w:rsidDel="00CB2869">
          <w:rPr>
            <w:rFonts w:ascii="Consolas" w:eastAsia="Times New Roman" w:hAnsi="Consolas" w:cs="Fira Code"/>
            <w:color w:val="000000"/>
            <w:kern w:val="0"/>
            <w:sz w:val="18"/>
            <w:szCs w:val="23"/>
          </w:rPr>
          <w:delText xml:space="preserve">            seiCount;                        </w:delText>
        </w:r>
        <w:r w:rsidDel="00CB2869">
          <w:rPr>
            <w:rFonts w:ascii="Consolas" w:eastAsia="Times New Roman" w:hAnsi="Consolas" w:cs="Fira Code"/>
            <w:color w:val="000000"/>
            <w:kern w:val="0"/>
            <w:sz w:val="18"/>
            <w:szCs w:val="23"/>
          </w:rPr>
          <w:delText xml:space="preserve"> </w:delText>
        </w:r>
        <w:r w:rsidRPr="006B4DE1" w:rsidDel="00CB2869">
          <w:rPr>
            <w:rFonts w:ascii="Consolas" w:eastAsia="Times New Roman" w:hAnsi="Consolas" w:cs="Fira Code"/>
            <w:color w:val="008000"/>
            <w:kern w:val="0"/>
            <w:sz w:val="18"/>
            <w:szCs w:val="23"/>
          </w:rPr>
          <w:delText>// SEI array size</w:delText>
        </w:r>
      </w:del>
    </w:p>
    <w:p w14:paraId="336B3ECB" w14:textId="1C83B8C5" w:rsidR="006B4DE1" w:rsidRPr="006B4DE1" w:rsidDel="00CB2869" w:rsidRDefault="006B4DE1" w:rsidP="006B4DE1">
      <w:pPr>
        <w:widowControl/>
        <w:shd w:val="clear" w:color="auto" w:fill="FFFFFF"/>
        <w:spacing w:line="300" w:lineRule="atLeast"/>
        <w:jc w:val="left"/>
        <w:rPr>
          <w:del w:id="1893" w:author="Lynne Deng 邓玲玲" w:date="2026-04-21T10:38:00Z" w16du:dateUtc="2026-04-21T02:38:00Z"/>
          <w:rFonts w:ascii="Consolas" w:eastAsia="Times New Roman" w:hAnsi="Consolas" w:cs="Fira Code"/>
          <w:color w:val="000000"/>
          <w:kern w:val="0"/>
          <w:sz w:val="18"/>
          <w:szCs w:val="23"/>
        </w:rPr>
      </w:pPr>
      <w:del w:id="1894" w:author="Lynne Deng 邓玲玲" w:date="2026-04-21T10:38:00Z" w16du:dateUtc="2026-04-21T02:38:00Z">
        <w:r w:rsidRPr="006B4DE1" w:rsidDel="00CB2869">
          <w:rPr>
            <w:rFonts w:ascii="Consolas" w:eastAsia="Times New Roman" w:hAnsi="Consolas" w:cs="Fira Code"/>
            <w:color w:val="000000"/>
            <w:kern w:val="0"/>
            <w:sz w:val="18"/>
            <w:szCs w:val="23"/>
          </w:rPr>
          <w:delText xml:space="preserve">    </w:delText>
        </w:r>
        <w:r w:rsidRPr="006B4DE1" w:rsidDel="00CB2869">
          <w:rPr>
            <w:rFonts w:ascii="Consolas" w:eastAsia="Times New Roman" w:hAnsi="Consolas" w:cs="Fira Code"/>
            <w:color w:val="2B91AF"/>
            <w:kern w:val="0"/>
            <w:sz w:val="18"/>
            <w:szCs w:val="23"/>
          </w:rPr>
          <w:delText>vmppSEI</w:delText>
        </w:r>
        <w:r w:rsidRPr="006B4DE1" w:rsidDel="00CB2869">
          <w:rPr>
            <w:rFonts w:ascii="Consolas" w:eastAsia="Times New Roman" w:hAnsi="Consolas" w:cs="Fira Code"/>
            <w:color w:val="000000"/>
            <w:kern w:val="0"/>
            <w:sz w:val="18"/>
            <w:szCs w:val="23"/>
          </w:rPr>
          <w:delText xml:space="preserve"> **          seiData;                          </w:delText>
        </w:r>
        <w:r w:rsidRPr="006B4DE1" w:rsidDel="00CB2869">
          <w:rPr>
            <w:rFonts w:ascii="Consolas" w:eastAsia="Times New Roman" w:hAnsi="Consolas" w:cs="Fira Code"/>
            <w:color w:val="008000"/>
            <w:kern w:val="0"/>
            <w:sz w:val="18"/>
            <w:szCs w:val="23"/>
          </w:rPr>
          <w:delText>// SEI array</w:delText>
        </w:r>
      </w:del>
    </w:p>
    <w:p w14:paraId="5AF761F2" w14:textId="3F7DE9AA" w:rsidR="006962F1" w:rsidRPr="00B261BC" w:rsidDel="00CB2869" w:rsidRDefault="00B261BC" w:rsidP="006962F1">
      <w:pPr>
        <w:widowControl/>
        <w:shd w:val="clear" w:color="auto" w:fill="FFFFFF"/>
        <w:spacing w:line="300" w:lineRule="atLeast"/>
        <w:jc w:val="left"/>
        <w:rPr>
          <w:del w:id="1895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896" w:author="Lynne Deng 邓玲玲" w:date="2026-04-21T10:38:00Z" w16du:dateUtc="2026-04-21T02:38:00Z">
        <w:r w:rsidRPr="00B261BC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} </w:delText>
        </w:r>
        <w:r w:rsidRPr="00B261BC" w:rsidDel="00CB286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vmppFrame</w:delText>
        </w:r>
        <w:r w:rsidRPr="00B261BC" w:rsidDel="00CB286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;</w:delText>
        </w:r>
      </w:del>
    </w:p>
    <w:p w14:paraId="0F995761" w14:textId="38468878" w:rsidR="006962F1" w:rsidRPr="007E5F63" w:rsidRDefault="009D12D3" w:rsidP="006962F1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962A81">
        <w:rPr>
          <w:rFonts w:ascii="Times New Roman" w:eastAsia="宋体" w:hAnsi="Times New Roman" w:cs="Times New Roman" w:hint="eastAsia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508B4E90" w14:textId="0A005F73" w:rsidR="00947338" w:rsidRPr="00386C90" w:rsidRDefault="00947338" w:rsidP="00947338">
      <w:pPr>
        <w:pStyle w:val="3"/>
        <w:rPr>
          <w:rFonts w:hint="eastAsia"/>
        </w:rPr>
      </w:pPr>
      <w:bookmarkStart w:id="1897" w:name="_3.3.5_va_runtime_t"/>
      <w:bookmarkStart w:id="1898" w:name="_3.3.5_va_runtime_api_t"/>
      <w:bookmarkStart w:id="1899" w:name="_Toc227677594"/>
      <w:bookmarkEnd w:id="1897"/>
      <w:bookmarkEnd w:id="1898"/>
      <w:r>
        <w:lastRenderedPageBreak/>
        <w:t>3.</w:t>
      </w:r>
      <w:r w:rsidR="008C70B0">
        <w:t>2</w:t>
      </w:r>
      <w:r>
        <w:t>.</w:t>
      </w:r>
      <w:ins w:id="1900" w:author="Lynne Deng 邓玲玲" w:date="2026-04-21T11:04:00Z" w16du:dateUtc="2026-04-21T03:04:00Z">
        <w:r w:rsidR="0019032A">
          <w:rPr>
            <w:rFonts w:hint="eastAsia"/>
          </w:rPr>
          <w:t>3</w:t>
        </w:r>
      </w:ins>
      <w:del w:id="1901" w:author="Lynne Deng 邓玲玲" w:date="2026-04-21T11:04:00Z" w16du:dateUtc="2026-04-21T03:04:00Z">
        <w:r w:rsidR="006B359C" w:rsidDel="0019032A">
          <w:delText>4</w:delText>
        </w:r>
      </w:del>
      <w:r>
        <w:t xml:space="preserve"> </w:t>
      </w:r>
      <w:r w:rsidR="002B7982" w:rsidRPr="002B7982">
        <w:t>vmppRuntimeInstance</w:t>
      </w:r>
      <w:bookmarkEnd w:id="1899"/>
    </w:p>
    <w:p w14:paraId="167A8D0A" w14:textId="337D614E" w:rsidR="00B234C3" w:rsidRPr="007E5F63" w:rsidRDefault="00D32C7C" w:rsidP="007E5F6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运行时库信息结构体，具体定义如下</w:t>
      </w:r>
    </w:p>
    <w:p w14:paraId="3E6130DF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2B7982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vmppRuntimeInstance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319CA365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vmppHandle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runtimeHandle;  </w:t>
      </w:r>
    </w:p>
    <w:p w14:paraId="61351F00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init;                  </w:t>
      </w:r>
      <w:r w:rsidRPr="002B7982">
        <w:rPr>
          <w:rFonts w:ascii="Consolas" w:eastAsia="宋体" w:hAnsi="Consolas" w:cs="Fira Code"/>
          <w:color w:val="008000"/>
          <w:kern w:val="0"/>
          <w:sz w:val="18"/>
          <w:szCs w:val="18"/>
        </w:rPr>
        <w:t>// 'vaccrt_init'</w:t>
      </w:r>
    </w:p>
    <w:p w14:paraId="4DF31D83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mallocVideo;           </w:t>
      </w:r>
      <w:r w:rsidRPr="002B7982">
        <w:rPr>
          <w:rFonts w:ascii="Consolas" w:eastAsia="宋体" w:hAnsi="Consolas" w:cs="Fira Code"/>
          <w:color w:val="008000"/>
          <w:kern w:val="0"/>
          <w:sz w:val="18"/>
          <w:szCs w:val="18"/>
        </w:rPr>
        <w:t>// 'vaccrt_malloc_video'</w:t>
      </w:r>
    </w:p>
    <w:p w14:paraId="02C0149E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freeVideo;             </w:t>
      </w:r>
      <w:r w:rsidRPr="002B7982">
        <w:rPr>
          <w:rFonts w:ascii="Consolas" w:eastAsia="宋体" w:hAnsi="Consolas" w:cs="Fira Code"/>
          <w:color w:val="008000"/>
          <w:kern w:val="0"/>
          <w:sz w:val="18"/>
          <w:szCs w:val="18"/>
        </w:rPr>
        <w:t>// 'vaccrt_free_video'</w:t>
      </w:r>
    </w:p>
    <w:p w14:paraId="1DE3A5B3" w14:textId="7A2E57AF" w:rsidR="002B7982" w:rsidRDefault="002B7982" w:rsidP="00073497">
      <w:pPr>
        <w:widowControl/>
        <w:shd w:val="clear" w:color="auto" w:fill="FFFFFF"/>
        <w:spacing w:line="300" w:lineRule="atLeast"/>
        <w:ind w:firstLine="39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getVideoReserverDDR;   </w:t>
      </w:r>
      <w:r w:rsidRPr="002B7982">
        <w:rPr>
          <w:rFonts w:ascii="Consolas" w:eastAsia="宋体" w:hAnsi="Consolas" w:cs="Fira Code"/>
          <w:color w:val="008000"/>
          <w:kern w:val="0"/>
          <w:sz w:val="18"/>
          <w:szCs w:val="18"/>
        </w:rPr>
        <w:t>// 'vaccrt_get_video_reserver_ddr'</w:t>
      </w:r>
    </w:p>
    <w:p w14:paraId="666A5481" w14:textId="015977B2" w:rsidR="00073497" w:rsidRPr="00073497" w:rsidRDefault="00073497" w:rsidP="0007349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7349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73497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07349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getCurrentPID;</w:t>
      </w:r>
      <w:r w:rsidRPr="00073497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'vaccrt_get_current_pid'</w:t>
      </w:r>
    </w:p>
    <w:p w14:paraId="4544C45F" w14:textId="341018E4" w:rsidR="00073497" w:rsidRPr="00073497" w:rsidRDefault="00073497" w:rsidP="0007349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7349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73497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07349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getProcessStatus;</w:t>
      </w:r>
      <w:r w:rsidRPr="00073497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// 'vaccrt_get_process_status'</w:t>
      </w:r>
    </w:p>
    <w:p w14:paraId="415895A0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vmppRuntimeInstance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13705304" w14:textId="4E5064A1" w:rsidR="005B4997" w:rsidRPr="00813B20" w:rsidRDefault="008B1FBD" w:rsidP="005B4997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F45E1A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  <w:bookmarkStart w:id="1902" w:name="_3.3.6_va_vdec_config_t"/>
      <w:bookmarkEnd w:id="1902"/>
    </w:p>
    <w:p w14:paraId="7B2B4359" w14:textId="78B5D048" w:rsidR="00675C5F" w:rsidRPr="00386C90" w:rsidRDefault="00675C5F" w:rsidP="00675C5F">
      <w:pPr>
        <w:pStyle w:val="3"/>
        <w:rPr>
          <w:rFonts w:hint="eastAsia"/>
        </w:rPr>
      </w:pPr>
      <w:bookmarkStart w:id="1903" w:name="_3.3.7_va_version_t"/>
      <w:bookmarkStart w:id="1904" w:name="_Toc227677595"/>
      <w:bookmarkEnd w:id="1903"/>
      <w:r>
        <w:t>3.</w:t>
      </w:r>
      <w:r w:rsidR="008C70B0">
        <w:t>2</w:t>
      </w:r>
      <w:r>
        <w:t>.</w:t>
      </w:r>
      <w:ins w:id="1905" w:author="Lynne Deng 邓玲玲" w:date="2026-04-21T11:04:00Z" w16du:dateUtc="2026-04-21T03:04:00Z">
        <w:r w:rsidR="0019032A">
          <w:rPr>
            <w:rFonts w:hint="eastAsia"/>
          </w:rPr>
          <w:t>4</w:t>
        </w:r>
      </w:ins>
      <w:del w:id="1906" w:author="Lynne Deng 邓玲玲" w:date="2026-04-21T11:04:00Z" w16du:dateUtc="2026-04-21T03:04:00Z">
        <w:r w:rsidR="00813B20" w:rsidDel="0019032A">
          <w:delText>5</w:delText>
        </w:r>
      </w:del>
      <w:r>
        <w:t xml:space="preserve"> </w:t>
      </w:r>
      <w:r w:rsidR="00253F9D" w:rsidRPr="00253F9D">
        <w:t>vmppVersion</w:t>
      </w:r>
      <w:bookmarkEnd w:id="1904"/>
    </w:p>
    <w:p w14:paraId="5C7947CA" w14:textId="3C2B9325" w:rsidR="00606CA7" w:rsidRDefault="00606CA7" w:rsidP="004A306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>
        <w:rPr>
          <w:rFonts w:ascii="Times New Roman" w:eastAsia="宋体" w:hAnsi="Times New Roman" w:cs="Times New Roman"/>
        </w:rPr>
        <w:t>S</w:t>
      </w:r>
      <w:r>
        <w:rPr>
          <w:rFonts w:ascii="Times New Roman" w:eastAsia="宋体" w:hAnsi="Times New Roman" w:cs="Times New Roman" w:hint="eastAsia"/>
        </w:rPr>
        <w:t>DK</w:t>
      </w:r>
      <w:r>
        <w:rPr>
          <w:rFonts w:ascii="Times New Roman" w:eastAsia="宋体" w:hAnsi="Times New Roman" w:cs="Times New Roman" w:hint="eastAsia"/>
        </w:rPr>
        <w:t>版本</w:t>
      </w:r>
      <w:r w:rsidR="00BD12BA">
        <w:rPr>
          <w:rFonts w:ascii="Times New Roman" w:eastAsia="宋体" w:hAnsi="Times New Roman" w:cs="Times New Roman" w:hint="eastAsia"/>
        </w:rPr>
        <w:t>信息结构体</w:t>
      </w:r>
    </w:p>
    <w:p w14:paraId="1BA6D035" w14:textId="77777777" w:rsidR="00791FE0" w:rsidRDefault="00791FE0" w:rsidP="00791FE0">
      <w:pPr>
        <w:shd w:val="clear" w:color="auto" w:fill="FFFFFF"/>
        <w:spacing w:line="300" w:lineRule="atLeast"/>
        <w:rPr>
          <w:ins w:id="1907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908" w:author="Lynne Deng 邓玲玲" w:date="2026-04-21T10:38:00Z" w16du:dateUtc="2026-04-21T02:38:00Z">
        <w:r>
          <w:rPr>
            <w:rFonts w:ascii="Consolas" w:hAnsi="Consolas" w:cs="Fira Code"/>
            <w:color w:val="0000FF"/>
            <w:sz w:val="18"/>
            <w:szCs w:val="18"/>
          </w:rPr>
          <w:t>typedef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0000FF"/>
            <w:sz w:val="18"/>
            <w:szCs w:val="18"/>
          </w:rPr>
          <w:t>struct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</w:t>
        </w:r>
        <w:r>
          <w:rPr>
            <w:rFonts w:ascii="Consolas" w:hAnsi="Consolas" w:cs="Fira Code"/>
            <w:color w:val="2B91AF"/>
            <w:sz w:val="18"/>
            <w:szCs w:val="18"/>
          </w:rPr>
          <w:t>vmppVersion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{</w:t>
        </w:r>
      </w:ins>
    </w:p>
    <w:p w14:paraId="698E4BF5" w14:textId="77777777" w:rsidR="00791FE0" w:rsidRDefault="00791FE0" w:rsidP="00791FE0">
      <w:pPr>
        <w:shd w:val="clear" w:color="auto" w:fill="FFFFFF"/>
        <w:spacing w:line="300" w:lineRule="atLeast"/>
        <w:rPr>
          <w:ins w:id="1909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910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uint32_t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major;</w:t>
        </w:r>
      </w:ins>
    </w:p>
    <w:p w14:paraId="1304D384" w14:textId="77777777" w:rsidR="00791FE0" w:rsidRDefault="00791FE0" w:rsidP="00791FE0">
      <w:pPr>
        <w:shd w:val="clear" w:color="auto" w:fill="FFFFFF"/>
        <w:spacing w:line="300" w:lineRule="atLeast"/>
        <w:rPr>
          <w:ins w:id="1911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912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    </w:t>
        </w:r>
        <w:r>
          <w:rPr>
            <w:rFonts w:ascii="Consolas" w:hAnsi="Consolas" w:cs="Fira Code"/>
            <w:color w:val="2B91AF"/>
            <w:sz w:val="18"/>
            <w:szCs w:val="18"/>
          </w:rPr>
          <w:t>uint32_t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minor;</w:t>
        </w:r>
      </w:ins>
    </w:p>
    <w:p w14:paraId="3B333CCE" w14:textId="77777777" w:rsidR="00791FE0" w:rsidRDefault="00791FE0" w:rsidP="00791FE0">
      <w:pPr>
        <w:shd w:val="clear" w:color="auto" w:fill="FFFFFF"/>
        <w:spacing w:line="300" w:lineRule="atLeast"/>
        <w:ind w:firstLine="370"/>
        <w:rPr>
          <w:ins w:id="1913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914" w:author="Lynne Deng 邓玲玲" w:date="2026-04-21T10:38:00Z" w16du:dateUtc="2026-04-21T02:38:00Z">
        <w:r>
          <w:rPr>
            <w:rFonts w:ascii="Consolas" w:hAnsi="Consolas" w:cs="Fira Code"/>
            <w:color w:val="2B91AF"/>
            <w:sz w:val="18"/>
            <w:szCs w:val="18"/>
          </w:rPr>
          <w:t>uint32_t</w:t>
        </w:r>
        <w:r>
          <w:rPr>
            <w:rFonts w:ascii="Consolas" w:hAnsi="Consolas" w:cs="Fira Code"/>
            <w:color w:val="000000"/>
            <w:sz w:val="18"/>
            <w:szCs w:val="18"/>
          </w:rPr>
          <w:t xml:space="preserve">            build;</w:t>
        </w:r>
      </w:ins>
    </w:p>
    <w:p w14:paraId="37B07A1C" w14:textId="77777777" w:rsidR="00791FE0" w:rsidRDefault="00791FE0" w:rsidP="00791FE0">
      <w:pPr>
        <w:shd w:val="clear" w:color="auto" w:fill="FFFFFF"/>
        <w:spacing w:line="300" w:lineRule="atLeast"/>
        <w:ind w:firstLine="370"/>
        <w:rPr>
          <w:ins w:id="1915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916" w:author="Lynne Deng 邓玲玲" w:date="2026-04-21T10:38:00Z" w16du:dateUtc="2026-04-21T02:38:00Z">
        <w:r w:rsidRPr="001D6CA9">
          <w:rPr>
            <w:rFonts w:ascii="Consolas" w:hAnsi="Consolas" w:cs="Fira Code"/>
            <w:color w:val="2B91AF"/>
            <w:sz w:val="18"/>
            <w:szCs w:val="18"/>
          </w:rPr>
          <w:t xml:space="preserve">int8_t </w:t>
        </w:r>
        <w:r w:rsidRPr="005E228B">
          <w:rPr>
            <w:rFonts w:ascii="Consolas" w:hAnsi="Consolas" w:cs="Fira Code"/>
            <w:color w:val="000000"/>
            <w:sz w:val="18"/>
            <w:szCs w:val="18"/>
          </w:rPr>
          <w:t>*</w:t>
        </w:r>
        <w:r w:rsidRPr="00453DD9">
          <w:rPr>
            <w:rFonts w:ascii="Consolas" w:hAnsi="Consolas" w:cs="Fira Code"/>
            <w:color w:val="000000"/>
            <w:sz w:val="18"/>
            <w:szCs w:val="18"/>
          </w:rPr>
          <w:t xml:space="preserve">            versionString;</w:t>
        </w:r>
      </w:ins>
    </w:p>
    <w:p w14:paraId="084964C2" w14:textId="77777777" w:rsidR="00791FE0" w:rsidRDefault="00791FE0" w:rsidP="00791FE0">
      <w:pPr>
        <w:shd w:val="clear" w:color="auto" w:fill="FFFFFF"/>
        <w:spacing w:line="300" w:lineRule="atLeast"/>
        <w:rPr>
          <w:ins w:id="1917" w:author="Lynne Deng 邓玲玲" w:date="2026-04-21T10:38:00Z" w16du:dateUtc="2026-04-21T02:38:00Z"/>
          <w:rFonts w:ascii="Consolas" w:hAnsi="Consolas" w:cs="Fira Code"/>
          <w:color w:val="000000"/>
          <w:sz w:val="18"/>
          <w:szCs w:val="18"/>
        </w:rPr>
      </w:pPr>
      <w:ins w:id="1918" w:author="Lynne Deng 邓玲玲" w:date="2026-04-21T10:38:00Z" w16du:dateUtc="2026-04-21T02:38:00Z">
        <w:r>
          <w:rPr>
            <w:rFonts w:ascii="Consolas" w:hAnsi="Consolas" w:cs="Fira Code"/>
            <w:color w:val="000000"/>
            <w:sz w:val="18"/>
            <w:szCs w:val="18"/>
          </w:rPr>
          <w:t xml:space="preserve">} </w:t>
        </w:r>
        <w:r>
          <w:rPr>
            <w:rFonts w:ascii="Consolas" w:hAnsi="Consolas" w:cs="Fira Code"/>
            <w:color w:val="2B91AF"/>
            <w:sz w:val="18"/>
            <w:szCs w:val="18"/>
          </w:rPr>
          <w:t>vmppVersion</w:t>
        </w:r>
        <w:r>
          <w:rPr>
            <w:rFonts w:ascii="Consolas" w:hAnsi="Consolas" w:cs="Fira Code"/>
            <w:color w:val="000000"/>
            <w:sz w:val="18"/>
            <w:szCs w:val="18"/>
          </w:rPr>
          <w:t>;</w:t>
        </w:r>
      </w:ins>
    </w:p>
    <w:p w14:paraId="12AC4B1A" w14:textId="450797F1" w:rsidR="00253F9D" w:rsidRPr="00253F9D" w:rsidDel="00791FE0" w:rsidRDefault="00253F9D" w:rsidP="00253F9D">
      <w:pPr>
        <w:widowControl/>
        <w:shd w:val="clear" w:color="auto" w:fill="FFFFFF"/>
        <w:spacing w:line="300" w:lineRule="atLeast"/>
        <w:jc w:val="left"/>
        <w:rPr>
          <w:del w:id="1919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920" w:author="Lynne Deng 邓玲玲" w:date="2026-04-21T10:38:00Z" w16du:dateUtc="2026-04-21T02:38:00Z">
        <w:r w:rsidRPr="00253F9D" w:rsidDel="00791FE0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typedef</w:delText>
        </w:r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253F9D" w:rsidDel="00791FE0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struct</w:delText>
        </w:r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253F9D" w:rsidDel="00791FE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vmppVersion</w:delText>
        </w:r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{</w:delText>
        </w:r>
      </w:del>
    </w:p>
    <w:p w14:paraId="76C9D8BE" w14:textId="06D51735" w:rsidR="00253F9D" w:rsidRPr="00253F9D" w:rsidDel="00791FE0" w:rsidRDefault="00253F9D" w:rsidP="00253F9D">
      <w:pPr>
        <w:widowControl/>
        <w:shd w:val="clear" w:color="auto" w:fill="FFFFFF"/>
        <w:spacing w:line="300" w:lineRule="atLeast"/>
        <w:jc w:val="left"/>
        <w:rPr>
          <w:del w:id="1921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922" w:author="Lynne Deng 邓玲玲" w:date="2026-04-21T10:38:00Z" w16du:dateUtc="2026-04-21T02:38:00Z"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53F9D" w:rsidDel="00791FE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major;</w:delText>
        </w:r>
      </w:del>
    </w:p>
    <w:p w14:paraId="388CE8FC" w14:textId="1EDE088A" w:rsidR="00253F9D" w:rsidRPr="00253F9D" w:rsidDel="00791FE0" w:rsidRDefault="00253F9D" w:rsidP="00253F9D">
      <w:pPr>
        <w:widowControl/>
        <w:shd w:val="clear" w:color="auto" w:fill="FFFFFF"/>
        <w:spacing w:line="300" w:lineRule="atLeast"/>
        <w:jc w:val="left"/>
        <w:rPr>
          <w:del w:id="1923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924" w:author="Lynne Deng 邓玲玲" w:date="2026-04-21T10:38:00Z" w16du:dateUtc="2026-04-21T02:38:00Z"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53F9D" w:rsidDel="00791FE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minor;</w:delText>
        </w:r>
      </w:del>
    </w:p>
    <w:p w14:paraId="10D2DE0C" w14:textId="6F48CD5C" w:rsidR="00253F9D" w:rsidRPr="00253F9D" w:rsidDel="00791FE0" w:rsidRDefault="00253F9D" w:rsidP="00253F9D">
      <w:pPr>
        <w:widowControl/>
        <w:shd w:val="clear" w:color="auto" w:fill="FFFFFF"/>
        <w:spacing w:line="300" w:lineRule="atLeast"/>
        <w:jc w:val="left"/>
        <w:rPr>
          <w:del w:id="1925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926" w:author="Lynne Deng 邓玲玲" w:date="2026-04-21T10:38:00Z" w16du:dateUtc="2026-04-21T02:38:00Z"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253F9D" w:rsidDel="00791FE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build;</w:delText>
        </w:r>
      </w:del>
    </w:p>
    <w:p w14:paraId="049D2551" w14:textId="39696725" w:rsidR="00253F9D" w:rsidRPr="00253F9D" w:rsidDel="00791FE0" w:rsidRDefault="00253F9D" w:rsidP="00253F9D">
      <w:pPr>
        <w:widowControl/>
        <w:shd w:val="clear" w:color="auto" w:fill="FFFFFF"/>
        <w:spacing w:line="300" w:lineRule="atLeast"/>
        <w:jc w:val="left"/>
        <w:rPr>
          <w:del w:id="1927" w:author="Lynne Deng 邓玲玲" w:date="2026-04-21T10:38:00Z" w16du:dateUtc="2026-04-21T02:38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1928" w:author="Lynne Deng 邓玲玲" w:date="2026-04-21T10:38:00Z" w16du:dateUtc="2026-04-21T02:38:00Z"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} </w:delText>
        </w:r>
        <w:r w:rsidRPr="00253F9D" w:rsidDel="00791FE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vmppVersion</w:delText>
        </w:r>
        <w:r w:rsidRPr="00253F9D" w:rsidDel="00791FE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;</w:delText>
        </w:r>
      </w:del>
    </w:p>
    <w:p w14:paraId="4C128338" w14:textId="5AE5BB21" w:rsidR="007C47B0" w:rsidRDefault="007C47B0" w:rsidP="007C47B0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B37924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198F8B82" w14:textId="6FE10679" w:rsidR="00AC1374" w:rsidRPr="00AC1374" w:rsidRDefault="00AC1374" w:rsidP="00AC1374">
      <w:pPr>
        <w:pStyle w:val="3"/>
        <w:rPr>
          <w:rFonts w:hint="eastAsia"/>
        </w:rPr>
      </w:pPr>
      <w:bookmarkStart w:id="1929" w:name="_3.3.7_va_hardware_id_t"/>
      <w:bookmarkStart w:id="1930" w:name="_Toc227677596"/>
      <w:bookmarkEnd w:id="1929"/>
      <w:r>
        <w:t>3.</w:t>
      </w:r>
      <w:r w:rsidR="008C70B0">
        <w:t>2</w:t>
      </w:r>
      <w:r>
        <w:t>.</w:t>
      </w:r>
      <w:ins w:id="1931" w:author="Lynne Deng 邓玲玲" w:date="2026-04-21T11:05:00Z" w16du:dateUtc="2026-04-21T03:05:00Z">
        <w:r w:rsidR="0019032A">
          <w:rPr>
            <w:rFonts w:hint="eastAsia"/>
          </w:rPr>
          <w:t>5</w:t>
        </w:r>
      </w:ins>
      <w:del w:id="1932" w:author="Lynne Deng 邓玲玲" w:date="2026-04-21T11:05:00Z" w16du:dateUtc="2026-04-21T03:05:00Z">
        <w:r w:rsidR="005A5E3C" w:rsidDel="0019032A">
          <w:delText>6</w:delText>
        </w:r>
      </w:del>
      <w:r>
        <w:t xml:space="preserve"> </w:t>
      </w:r>
      <w:r w:rsidR="009174F6" w:rsidRPr="009174F6">
        <w:t>vmppHardwareID</w:t>
      </w:r>
      <w:bookmarkEnd w:id="1930"/>
    </w:p>
    <w:p w14:paraId="698D3DCD" w14:textId="50FFFBF6" w:rsidR="00EB7615" w:rsidRDefault="00B650B7" w:rsidP="00EB761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>
        <w:rPr>
          <w:rFonts w:ascii="Times New Roman" w:eastAsia="宋体" w:hAnsi="Times New Roman" w:cs="Times New Roman" w:hint="eastAsia"/>
        </w:rPr>
        <w:t>编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解码器物理通道信息</w:t>
      </w:r>
      <w:r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</w:t>
      </w:r>
    </w:p>
    <w:p w14:paraId="07A8E6AA" w14:textId="77777777" w:rsidR="00B62C13" w:rsidRPr="00B62C13" w:rsidRDefault="00B62C13" w:rsidP="00B62C1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62C13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62C13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62C13">
        <w:rPr>
          <w:rFonts w:ascii="Consolas" w:eastAsia="宋体" w:hAnsi="Consolas" w:cs="Fira Code"/>
          <w:color w:val="2B91AF"/>
          <w:kern w:val="0"/>
          <w:sz w:val="18"/>
          <w:szCs w:val="18"/>
        </w:rPr>
        <w:t>vmppHardwareID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75A5B9BB" w14:textId="77777777" w:rsidR="00B62C13" w:rsidRPr="00B62C13" w:rsidRDefault="00B62C13" w:rsidP="00B62C1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62C13">
        <w:rPr>
          <w:rFonts w:ascii="Consolas" w:eastAsia="宋体" w:hAnsi="Consolas" w:cs="Fira Code"/>
          <w:color w:val="2B91AF"/>
          <w:kern w:val="0"/>
          <w:sz w:val="18"/>
          <w:szCs w:val="18"/>
        </w:rPr>
        <w:t>int32_t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dieID;</w:t>
      </w:r>
    </w:p>
    <w:p w14:paraId="71D3410D" w14:textId="77777777" w:rsidR="00B62C13" w:rsidRPr="00B62C13" w:rsidRDefault="00B62C13" w:rsidP="00B62C1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62C13">
        <w:rPr>
          <w:rFonts w:ascii="Consolas" w:eastAsia="宋体" w:hAnsi="Consolas" w:cs="Fira Code"/>
          <w:color w:val="2B91AF"/>
          <w:kern w:val="0"/>
          <w:sz w:val="18"/>
          <w:szCs w:val="18"/>
        </w:rPr>
        <w:t>int32_t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coreID;</w:t>
      </w:r>
    </w:p>
    <w:p w14:paraId="50739552" w14:textId="77777777" w:rsidR="00B62C13" w:rsidRPr="00B62C13" w:rsidRDefault="00B62C13" w:rsidP="00B62C1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B62C13">
        <w:rPr>
          <w:rFonts w:ascii="Consolas" w:eastAsia="宋体" w:hAnsi="Consolas" w:cs="Fira Code"/>
          <w:color w:val="2B91AF"/>
          <w:kern w:val="0"/>
          <w:sz w:val="18"/>
          <w:szCs w:val="18"/>
        </w:rPr>
        <w:t>vmppHardwareID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725D6350" w14:textId="3FE15390" w:rsidR="008105DE" w:rsidRDefault="00EB7615" w:rsidP="007C47B0">
      <w:pPr>
        <w:rPr>
          <w:ins w:id="1933" w:author="Lynne Deng 邓玲玲" w:date="2026-04-21T10:44:00Z" w16du:dateUtc="2026-04-21T02:44:00Z"/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BB5A2D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5B466FAA" w14:textId="52C5AD9C" w:rsidR="008105DE" w:rsidRPr="00AC1374" w:rsidRDefault="008105DE" w:rsidP="008105DE">
      <w:pPr>
        <w:pStyle w:val="3"/>
        <w:rPr>
          <w:ins w:id="1934" w:author="Lynne Deng 邓玲玲" w:date="2026-04-21T10:44:00Z" w16du:dateUtc="2026-04-21T02:44:00Z"/>
          <w:rFonts w:hint="eastAsia"/>
        </w:rPr>
      </w:pPr>
      <w:bookmarkStart w:id="1935" w:name="_Toc227677597"/>
      <w:ins w:id="1936" w:author="Lynne Deng 邓玲玲" w:date="2026-04-21T10:44:00Z" w16du:dateUtc="2026-04-21T02:44:00Z">
        <w:r>
          <w:t xml:space="preserve">3.2.6 </w:t>
        </w:r>
      </w:ins>
      <w:ins w:id="1937" w:author="Lynne Deng 邓玲玲" w:date="2026-04-21T10:45:00Z" w16du:dateUtc="2026-04-21T02:45:00Z">
        <w:r w:rsidR="00F04527" w:rsidRPr="00F04527">
          <w:rPr>
            <w:rFonts w:hint="eastAsia"/>
          </w:rPr>
          <w:t>vmppConfiguration</w:t>
        </w:r>
      </w:ins>
      <w:bookmarkEnd w:id="1935"/>
    </w:p>
    <w:p w14:paraId="2657C59D" w14:textId="4CA946AA" w:rsidR="008105DE" w:rsidRPr="008105DE" w:rsidRDefault="00F04527" w:rsidP="007C47B0">
      <w:pPr>
        <w:rPr>
          <w:ins w:id="1938" w:author="Lynne Deng 邓玲玲" w:date="2026-04-21T10:44:00Z" w16du:dateUtc="2026-04-21T02:44:00Z"/>
          <w:rFonts w:ascii="Times New Roman" w:eastAsia="宋体" w:hAnsi="Times New Roman" w:cs="Times New Roman"/>
        </w:rPr>
      </w:pPr>
      <w:ins w:id="1939" w:author="Lynne Deng 邓玲玲" w:date="2026-04-21T10:45:00Z" w16du:dateUtc="2026-04-21T02:45:00Z">
        <w:r>
          <w:rPr>
            <w:rFonts w:ascii="Times New Roman" w:eastAsia="宋体" w:hAnsi="Times New Roman" w:cs="Times New Roman" w:hint="eastAsia"/>
          </w:rPr>
          <w:t>全局配置，编解码器通用，具体定义如下：</w:t>
        </w:r>
      </w:ins>
    </w:p>
    <w:p w14:paraId="03A32B9C" w14:textId="77777777" w:rsidR="008105DE" w:rsidRPr="008105DE" w:rsidRDefault="008105DE">
      <w:pPr>
        <w:widowControl/>
        <w:shd w:val="clear" w:color="auto" w:fill="FFFFFF"/>
        <w:spacing w:line="300" w:lineRule="atLeast"/>
        <w:jc w:val="left"/>
        <w:rPr>
          <w:ins w:id="1940" w:author="Lynne Deng 邓玲玲" w:date="2026-04-21T10:44:00Z" w16du:dateUtc="2026-04-21T02:44:00Z"/>
          <w:rFonts w:ascii="Consolas" w:eastAsia="宋体" w:hAnsi="Consolas" w:cs="Fira Code"/>
          <w:color w:val="2B91AF"/>
          <w:kern w:val="0"/>
          <w:sz w:val="18"/>
          <w:szCs w:val="18"/>
          <w:rPrChange w:id="1941" w:author="Lynne Deng 邓玲玲" w:date="2026-04-21T10:44:00Z" w16du:dateUtc="2026-04-21T02:44:00Z">
            <w:rPr>
              <w:ins w:id="1942" w:author="Lynne Deng 邓玲玲" w:date="2026-04-21T10:44:00Z" w16du:dateUtc="2026-04-21T02:44:00Z"/>
              <w:rFonts w:ascii="Times New Roman" w:eastAsia="宋体" w:hAnsi="Times New Roman" w:cs="Times New Roman"/>
            </w:rPr>
          </w:rPrChange>
        </w:rPr>
        <w:pPrChange w:id="1943" w:author="Lynne Deng 邓玲玲" w:date="2026-04-21T10:44:00Z" w16du:dateUtc="2026-04-21T02:44:00Z">
          <w:pPr/>
        </w:pPrChange>
      </w:pPr>
      <w:ins w:id="1944" w:author="Lynne Deng 邓玲玲" w:date="2026-04-21T10:44:00Z" w16du:dateUtc="2026-04-21T02:44:00Z">
        <w:r w:rsidRPr="008105DE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945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>typedef struct</w:t>
        </w:r>
        <w:bookmarkStart w:id="1946" w:name="OLE_LINK61"/>
        <w:r w:rsidRPr="008105DE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1947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 xml:space="preserve"> </w:t>
        </w:r>
        <w:r w:rsidRPr="008105DE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948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>vmppConfiguration</w:t>
        </w:r>
        <w:bookmarkEnd w:id="1946"/>
        <w:r w:rsidRPr="008105DE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949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 xml:space="preserve"> </w:t>
        </w:r>
        <w:r w:rsidRPr="008105DE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950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>{</w:t>
        </w:r>
      </w:ins>
    </w:p>
    <w:p w14:paraId="25CCB6E5" w14:textId="1356550A" w:rsidR="008105DE" w:rsidRPr="008105DE" w:rsidRDefault="008105DE">
      <w:pPr>
        <w:widowControl/>
        <w:shd w:val="clear" w:color="auto" w:fill="FFFFFF"/>
        <w:spacing w:line="300" w:lineRule="atLeast"/>
        <w:jc w:val="left"/>
        <w:rPr>
          <w:ins w:id="1951" w:author="Lynne Deng 邓玲玲" w:date="2026-04-21T10:44:00Z" w16du:dateUtc="2026-04-21T02:44:00Z"/>
          <w:rFonts w:ascii="Consolas" w:eastAsia="宋体" w:hAnsi="Consolas" w:cs="Fira Code"/>
          <w:color w:val="008000"/>
          <w:kern w:val="0"/>
          <w:sz w:val="18"/>
          <w:szCs w:val="18"/>
          <w:rPrChange w:id="1952" w:author="Lynne Deng 邓玲玲" w:date="2026-04-21T10:45:00Z" w16du:dateUtc="2026-04-21T02:45:00Z">
            <w:rPr>
              <w:ins w:id="1953" w:author="Lynne Deng 邓玲玲" w:date="2026-04-21T10:44:00Z" w16du:dateUtc="2026-04-21T02:44:00Z"/>
              <w:rFonts w:ascii="Times New Roman" w:eastAsia="宋体" w:hAnsi="Times New Roman" w:cs="Times New Roman"/>
            </w:rPr>
          </w:rPrChange>
        </w:rPr>
        <w:pPrChange w:id="1954" w:author="Lynne Deng 邓玲玲" w:date="2026-04-21T10:44:00Z" w16du:dateUtc="2026-04-21T02:44:00Z">
          <w:pPr/>
        </w:pPrChange>
      </w:pPr>
      <w:ins w:id="1955" w:author="Lynne Deng 邓玲玲" w:date="2026-04-21T10:44:00Z" w16du:dateUtc="2026-04-21T02:44:00Z">
        <w:r w:rsidRPr="008105DE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956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 xml:space="preserve">    vmppRuntimeInstance </w:t>
        </w:r>
        <w:r w:rsidRPr="008105DE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957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>runtimeInst;</w:t>
        </w:r>
        <w:r w:rsidRPr="008105DE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958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 xml:space="preserve">  </w:t>
        </w:r>
        <w:r w:rsidRPr="008105DE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959" w:author="Lynne Deng 邓玲玲" w:date="2026-04-21T10:45:00Z" w16du:dateUtc="2026-04-21T02:45:00Z">
              <w:rPr>
                <w:rFonts w:ascii="Times New Roman" w:eastAsia="宋体" w:hAnsi="Times New Roman" w:cs="Times New Roman"/>
              </w:rPr>
            </w:rPrChange>
          </w:rPr>
          <w:t>// runtime instance</w:t>
        </w:r>
      </w:ins>
    </w:p>
    <w:p w14:paraId="39914403" w14:textId="5E1E43C0" w:rsidR="008105DE" w:rsidRPr="008105DE" w:rsidRDefault="008105DE">
      <w:pPr>
        <w:widowControl/>
        <w:shd w:val="clear" w:color="auto" w:fill="FFFFFF"/>
        <w:spacing w:line="300" w:lineRule="atLeast"/>
        <w:jc w:val="left"/>
        <w:rPr>
          <w:ins w:id="1960" w:author="Lynne Deng 邓玲玲" w:date="2026-04-21T10:44:00Z" w16du:dateUtc="2026-04-21T02:44:00Z"/>
          <w:rFonts w:ascii="Consolas" w:eastAsia="宋体" w:hAnsi="Consolas" w:cs="Fira Code"/>
          <w:color w:val="008000"/>
          <w:kern w:val="0"/>
          <w:sz w:val="18"/>
          <w:szCs w:val="18"/>
          <w:rPrChange w:id="1961" w:author="Lynne Deng 邓玲玲" w:date="2026-04-21T10:45:00Z" w16du:dateUtc="2026-04-21T02:45:00Z">
            <w:rPr>
              <w:ins w:id="1962" w:author="Lynne Deng 邓玲玲" w:date="2026-04-21T10:44:00Z" w16du:dateUtc="2026-04-21T02:44:00Z"/>
              <w:rFonts w:ascii="Times New Roman" w:eastAsia="宋体" w:hAnsi="Times New Roman" w:cs="Times New Roman"/>
            </w:rPr>
          </w:rPrChange>
        </w:rPr>
        <w:pPrChange w:id="1963" w:author="Lynne Deng 邓玲玲" w:date="2026-04-21T10:44:00Z" w16du:dateUtc="2026-04-21T02:44:00Z">
          <w:pPr/>
        </w:pPrChange>
      </w:pPr>
      <w:ins w:id="1964" w:author="Lynne Deng 邓玲玲" w:date="2026-04-21T10:44:00Z" w16du:dateUtc="2026-04-21T02:44:00Z">
        <w:r w:rsidRPr="008105DE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965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lastRenderedPageBreak/>
          <w:t xml:space="preserve">    vmppLogContext      </w:t>
        </w:r>
        <w:r w:rsidRPr="008105DE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966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>logCtx;</w:t>
        </w:r>
        <w:r w:rsidRPr="008105DE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967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 xml:space="preserve">       </w:t>
        </w:r>
        <w:r w:rsidRPr="008105DE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1968" w:author="Lynne Deng 邓玲玲" w:date="2026-04-21T10:45:00Z" w16du:dateUtc="2026-04-21T02:45:00Z">
              <w:rPr>
                <w:rFonts w:ascii="Times New Roman" w:eastAsia="宋体" w:hAnsi="Times New Roman" w:cs="Times New Roman"/>
              </w:rPr>
            </w:rPrChange>
          </w:rPr>
          <w:t>// context for registering external log callback, please check note of @vmppLogContext</w:t>
        </w:r>
      </w:ins>
    </w:p>
    <w:p w14:paraId="4392C17B" w14:textId="14EAF23F" w:rsidR="008105DE" w:rsidRDefault="008105DE" w:rsidP="008105DE">
      <w:pPr>
        <w:widowControl/>
        <w:shd w:val="clear" w:color="auto" w:fill="FFFFFF"/>
        <w:spacing w:line="300" w:lineRule="atLeast"/>
        <w:jc w:val="left"/>
        <w:rPr>
          <w:ins w:id="1969" w:author="Lynne Deng 邓玲玲" w:date="2026-04-21T10:45:00Z" w16du:dateUtc="2026-04-21T02:45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970" w:author="Lynne Deng 邓玲玲" w:date="2026-04-21T10:44:00Z" w16du:dateUtc="2026-04-21T02:44:00Z">
        <w:r w:rsidRPr="008105DE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971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>}</w:t>
        </w:r>
        <w:r w:rsidRPr="008105DE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1972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 xml:space="preserve"> vmppConfiguration</w:t>
        </w:r>
        <w:r w:rsidRPr="008105DE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1973" w:author="Lynne Deng 邓玲玲" w:date="2026-04-21T10:44:00Z" w16du:dateUtc="2026-04-21T02:44:00Z">
              <w:rPr>
                <w:rFonts w:ascii="Times New Roman" w:eastAsia="宋体" w:hAnsi="Times New Roman" w:cs="Times New Roman"/>
              </w:rPr>
            </w:rPrChange>
          </w:rPr>
          <w:t>;</w:t>
        </w:r>
      </w:ins>
    </w:p>
    <w:p w14:paraId="15E3C976" w14:textId="2F8D8EC5" w:rsidR="004C69CF" w:rsidRDefault="008105DE" w:rsidP="00C50DAD">
      <w:pPr>
        <w:rPr>
          <w:ins w:id="1974" w:author="Lynne Deng 邓玲玲" w:date="2026-04-21T10:49:00Z" w16du:dateUtc="2026-04-21T02:49:00Z"/>
          <w:rFonts w:ascii="Times New Roman" w:eastAsia="宋体" w:hAnsi="Times New Roman" w:cs="Times New Roman"/>
        </w:rPr>
      </w:pPr>
      <w:ins w:id="1975" w:author="Lynne Deng 邓玲玲" w:date="2026-04-21T10:45:00Z" w16du:dateUtc="2026-04-21T02:45:00Z">
        <w:r w:rsidRPr="007E5F63">
          <w:rPr>
            <w:rFonts w:ascii="Times New Roman" w:eastAsia="宋体" w:hAnsi="Times New Roman" w:cs="Times New Roman" w:hint="eastAsia"/>
          </w:rPr>
          <w:t>定义位于</w:t>
        </w:r>
        <w:r>
          <w:rPr>
            <w:rFonts w:ascii="Times New Roman" w:eastAsia="宋体" w:hAnsi="Times New Roman" w:cs="Times New Roman" w:hint="eastAsia"/>
          </w:rPr>
          <w:t>vmpp</w:t>
        </w:r>
        <w:r>
          <w:rPr>
            <w:rFonts w:ascii="Times New Roman" w:eastAsia="宋体" w:hAnsi="Times New Roman" w:cs="Times New Roman"/>
          </w:rPr>
          <w:t>_common</w:t>
        </w:r>
        <w:r w:rsidRPr="007E5F63">
          <w:rPr>
            <w:rFonts w:ascii="Times New Roman" w:eastAsia="宋体" w:hAnsi="Times New Roman" w:cs="Times New Roman"/>
          </w:rPr>
          <w:t>.h</w:t>
        </w:r>
      </w:ins>
    </w:p>
    <w:p w14:paraId="12FDF926" w14:textId="4DD67A9A" w:rsidR="004C69CF" w:rsidRPr="00386C90" w:rsidRDefault="004C69CF" w:rsidP="004C69CF">
      <w:pPr>
        <w:pStyle w:val="3"/>
        <w:rPr>
          <w:ins w:id="1976" w:author="Lynne Deng 邓玲玲" w:date="2026-04-21T10:49:00Z" w16du:dateUtc="2026-04-21T02:49:00Z"/>
          <w:rFonts w:hint="eastAsia"/>
        </w:rPr>
      </w:pPr>
      <w:bookmarkStart w:id="1977" w:name="_Toc227677598"/>
      <w:ins w:id="1978" w:author="Lynne Deng 邓玲玲" w:date="2026-04-21T10:49:00Z" w16du:dateUtc="2026-04-21T02:49:00Z">
        <w:r>
          <w:t>3.2.</w:t>
        </w:r>
      </w:ins>
      <w:ins w:id="1979" w:author="Lynne Deng 邓玲玲" w:date="2026-04-21T11:05:00Z" w16du:dateUtc="2026-04-21T03:05:00Z">
        <w:r w:rsidR="0019032A">
          <w:rPr>
            <w:rFonts w:hint="eastAsia"/>
          </w:rPr>
          <w:t>7</w:t>
        </w:r>
      </w:ins>
      <w:ins w:id="1980" w:author="Lynne Deng 邓玲玲" w:date="2026-04-21T10:49:00Z" w16du:dateUtc="2026-04-21T02:49:00Z">
        <w:r>
          <w:t xml:space="preserve"> </w:t>
        </w:r>
        <w:r w:rsidRPr="00A473D6">
          <w:t>vmpp</w:t>
        </w:r>
        <w:r>
          <w:rPr>
            <w:rFonts w:hint="eastAsia"/>
          </w:rPr>
          <w:t>SEI</w:t>
        </w:r>
        <w:bookmarkEnd w:id="1977"/>
      </w:ins>
    </w:p>
    <w:p w14:paraId="344BD5A3" w14:textId="77777777" w:rsidR="004C69CF" w:rsidRDefault="004C69CF" w:rsidP="004C69CF">
      <w:pPr>
        <w:rPr>
          <w:ins w:id="1981" w:author="Lynne Deng 邓玲玲" w:date="2026-04-21T10:49:00Z" w16du:dateUtc="2026-04-21T02:49:00Z"/>
          <w:rFonts w:ascii="Times New Roman" w:eastAsia="宋体" w:hAnsi="Times New Roman" w:cs="Times New Roman"/>
        </w:rPr>
      </w:pPr>
      <w:ins w:id="1982" w:author="Lynne Deng 邓玲玲" w:date="2026-04-21T10:49:00Z" w16du:dateUtc="2026-04-21T02:49:00Z">
        <w:r w:rsidRPr="00CA3528">
          <w:rPr>
            <w:rFonts w:ascii="Times New Roman" w:eastAsia="宋体" w:hAnsi="Times New Roman" w:cs="Times New Roman"/>
            <w:rPrChange w:id="1983" w:author="Lynne Deng 邓玲玲" w:date="2026-04-21T11:23:00Z" w16du:dateUtc="2026-04-21T03:23:00Z">
              <w:rPr/>
            </w:rPrChange>
          </w:rPr>
          <w:t>SEI</w:t>
        </w:r>
        <w:r>
          <w:rPr>
            <w:rFonts w:ascii="Times New Roman" w:eastAsia="宋体" w:hAnsi="Times New Roman" w:cs="Times New Roman" w:hint="eastAsia"/>
          </w:rPr>
          <w:t>参数结构体，具体定义如下：</w:t>
        </w:r>
      </w:ins>
    </w:p>
    <w:p w14:paraId="5C4F95D8" w14:textId="52116AD1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84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985" w:author="Lynne Deng 邓玲玲" w:date="2026-04-21T10:49:00Z" w16du:dateUtc="2026-04-21T02:49:00Z">
        <w:r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>typedef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</w:t>
        </w:r>
        <w:r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>struct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</w:t>
        </w:r>
        <w:r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vmppSEI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{</w:t>
        </w:r>
      </w:ins>
    </w:p>
    <w:p w14:paraId="7434722E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86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987" w:author="Lynne Deng 邓玲玲" w:date="2026-04-21T10:49:00Z" w16du:dateUtc="2026-04-21T02:49:00Z"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    /** !!!NOTEs: SEI NAL type,</w:t>
        </w:r>
      </w:ins>
    </w:p>
    <w:p w14:paraId="1B0D527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88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989" w:author="Lynne Deng 邓玲玲" w:date="2026-04-21T10:49:00Z" w16du:dateUtc="2026-04-21T02:49:00Z"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 xml:space="preserve">     * for HEVC, this should be </w:t>
        </w:r>
        <w:r w:rsidRPr="00BC7408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 xml:space="preserve">vmpp_SEI_PREFIX </w:t>
        </w:r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 xml:space="preserve">or </w:t>
        </w:r>
        <w:r w:rsidRPr="00BC7408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vmpp_SEI_</w:t>
        </w:r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SUFFI</w:t>
        </w:r>
      </w:ins>
    </w:p>
    <w:p w14:paraId="692052C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90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991" w:author="Lynne Deng 邓玲玲" w:date="2026-04-21T10:49:00Z" w16du:dateUtc="2026-04-21T02:49:00Z"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 xml:space="preserve">     * for H264, this will always be treated as </w:t>
        </w:r>
        <w:r w:rsidRPr="00BC7408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vmpp_SEI_PREFIX</w:t>
        </w:r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 xml:space="preserve"> */</w:t>
        </w:r>
      </w:ins>
    </w:p>
    <w:p w14:paraId="18137535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92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993" w:author="Lynne Deng 邓玲玲" w:date="2026-04-21T10:49:00Z" w16du:dateUtc="2026-04-21T02:49:00Z"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F66062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vmppSEINalType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                  nalType;</w:t>
        </w:r>
      </w:ins>
    </w:p>
    <w:p w14:paraId="3D84237B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94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11520C7D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95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996" w:author="Lynne Deng 邓玲玲" w:date="2026-04-21T10:49:00Z" w16du:dateUtc="2026-04-21T02:49:00Z"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    /** !!!NOTEs: SEI payload type, e.g. 1 for picture timing.</w:t>
        </w:r>
      </w:ins>
    </w:p>
    <w:p w14:paraId="13B5D2FB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97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1998" w:author="Lynne Deng 邓玲玲" w:date="2026-04-21T10:49:00Z" w16du:dateUtc="2026-04-21T02:49:00Z"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     * for HEVC, please see ITU-T Rec. H.265 (11/2019), Annex D.2.1 for reference</w:t>
        </w:r>
      </w:ins>
    </w:p>
    <w:p w14:paraId="416BAA2B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1999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00" w:author="Lynne Deng 邓玲玲" w:date="2026-04-21T10:49:00Z" w16du:dateUtc="2026-04-21T02:49:00Z"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     * for H264, please see ITU-T Rec. H.264 (06/2019), Annex D.1.1 for reference */</w:t>
        </w:r>
      </w:ins>
    </w:p>
    <w:p w14:paraId="5A6C1C4B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2001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02" w:author="Lynne Deng 邓玲玲" w:date="2026-04-21T10:49:00Z" w16du:dateUtc="2026-04-21T02:49:00Z"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146462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vmppSEIPayloadType</w:t>
        </w:r>
        <w:r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             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payloadType;</w:t>
        </w:r>
      </w:ins>
    </w:p>
    <w:p w14:paraId="00865FF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2003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3E1B22E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2004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05" w:author="Lynne Deng 邓玲玲" w:date="2026-04-21T10:49:00Z" w16du:dateUtc="2026-04-21T02:49:00Z"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            payloadDataSize;  </w:t>
        </w:r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 xml:space="preserve"> // SEI payload data length</w:t>
        </w:r>
      </w:ins>
    </w:p>
    <w:p w14:paraId="3215B70E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2006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07" w:author="Lynne Deng 邓玲玲" w:date="2026-04-21T10:49:00Z" w16du:dateUtc="2026-04-21T02:49:00Z"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uint8_t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*                       pPayloadData;      </w:t>
        </w:r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SEI payload data</w:t>
        </w:r>
      </w:ins>
    </w:p>
    <w:p w14:paraId="061C649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ins w:id="2008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09" w:author="Lynne Deng 邓玲玲" w:date="2026-04-21T10:49:00Z" w16du:dateUtc="2026-04-21T02:49:00Z"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} </w:t>
        </w:r>
        <w:r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vmppSEI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;</w:t>
        </w:r>
      </w:ins>
    </w:p>
    <w:p w14:paraId="0A4A9EF0" w14:textId="77777777" w:rsidR="004C69CF" w:rsidRDefault="004C69CF" w:rsidP="004C69CF">
      <w:pPr>
        <w:rPr>
          <w:ins w:id="2010" w:author="Lynne Deng 邓玲玲" w:date="2026-04-21T10:49:00Z" w16du:dateUtc="2026-04-21T02:49:00Z"/>
          <w:rFonts w:ascii="Times New Roman" w:eastAsia="宋体" w:hAnsi="Times New Roman" w:cs="Times New Roman"/>
        </w:rPr>
      </w:pPr>
      <w:ins w:id="2011" w:author="Lynne Deng 邓玲玲" w:date="2026-04-21T10:49:00Z" w16du:dateUtc="2026-04-21T02:49:00Z">
        <w:r>
          <w:rPr>
            <w:rFonts w:ascii="Times New Roman" w:eastAsia="宋体" w:hAnsi="Times New Roman" w:cs="Times New Roman"/>
          </w:rPr>
          <w:t>定义位于</w:t>
        </w:r>
        <w:r>
          <w:rPr>
            <w:rFonts w:ascii="Times New Roman" w:eastAsia="宋体" w:hAnsi="Times New Roman" w:cs="Times New Roman" w:hint="eastAsia"/>
          </w:rPr>
          <w:t>vmpp</w:t>
        </w:r>
        <w:r>
          <w:rPr>
            <w:rFonts w:ascii="Times New Roman" w:eastAsia="宋体" w:hAnsi="Times New Roman" w:cs="Times New Roman"/>
          </w:rPr>
          <w:t>_common.h</w:t>
        </w:r>
      </w:ins>
    </w:p>
    <w:p w14:paraId="6BC0209F" w14:textId="3450CBD1" w:rsidR="004C69CF" w:rsidRPr="00386C90" w:rsidRDefault="004C69CF" w:rsidP="004C69CF">
      <w:pPr>
        <w:pStyle w:val="3"/>
        <w:rPr>
          <w:ins w:id="2012" w:author="Lynne Deng 邓玲玲" w:date="2026-04-21T10:49:00Z" w16du:dateUtc="2026-04-21T02:49:00Z"/>
          <w:rFonts w:hint="eastAsia"/>
        </w:rPr>
      </w:pPr>
      <w:bookmarkStart w:id="2013" w:name="_Toc227677599"/>
      <w:ins w:id="2014" w:author="Lynne Deng 邓玲玲" w:date="2026-04-21T10:49:00Z" w16du:dateUtc="2026-04-21T02:49:00Z">
        <w:r>
          <w:t>3.2.</w:t>
        </w:r>
      </w:ins>
      <w:ins w:id="2015" w:author="Lynne Deng 邓玲玲" w:date="2026-04-21T11:05:00Z" w16du:dateUtc="2026-04-21T03:05:00Z">
        <w:r w:rsidR="0019032A">
          <w:rPr>
            <w:rFonts w:hint="eastAsia"/>
          </w:rPr>
          <w:t>8</w:t>
        </w:r>
      </w:ins>
      <w:ins w:id="2016" w:author="Lynne Deng 邓玲玲" w:date="2026-04-21T10:49:00Z" w16du:dateUtc="2026-04-21T02:49:00Z">
        <w:r>
          <w:t xml:space="preserve"> </w:t>
        </w:r>
        <w:r w:rsidRPr="004617C0">
          <w:rPr>
            <w:rFonts w:hint="eastAsia"/>
          </w:rPr>
          <w:t>vmppRational</w:t>
        </w:r>
        <w:bookmarkEnd w:id="2013"/>
      </w:ins>
    </w:p>
    <w:p w14:paraId="44B05FE2" w14:textId="77777777" w:rsidR="004C69CF" w:rsidRPr="00521E2E" w:rsidRDefault="004C69CF" w:rsidP="004C69CF">
      <w:pPr>
        <w:rPr>
          <w:ins w:id="2017" w:author="Lynne Deng 邓玲玲" w:date="2026-04-21T10:49:00Z" w16du:dateUtc="2026-04-21T02:49:00Z"/>
          <w:rFonts w:ascii="Times New Roman" w:eastAsia="宋体" w:hAnsi="Times New Roman" w:cs="Times New Roman"/>
        </w:rPr>
      </w:pPr>
      <w:ins w:id="2018" w:author="Lynne Deng 邓玲玲" w:date="2026-04-21T10:49:00Z" w16du:dateUtc="2026-04-21T02:49:00Z">
        <w:r w:rsidRPr="00CA3528">
          <w:rPr>
            <w:rFonts w:ascii="Times New Roman" w:eastAsia="宋体" w:hAnsi="Times New Roman" w:cs="Times New Roman" w:hint="eastAsia"/>
            <w:rPrChange w:id="2019" w:author="Lynne Deng 邓玲玲" w:date="2026-04-21T11:23:00Z" w16du:dateUtc="2026-04-21T03:23:00Z">
              <w:rPr>
                <w:rFonts w:hint="eastAsia"/>
              </w:rPr>
            </w:rPrChange>
          </w:rPr>
          <w:t>有理数</w:t>
        </w:r>
        <w:r>
          <w:rPr>
            <w:rFonts w:ascii="Times New Roman" w:eastAsia="宋体" w:hAnsi="Times New Roman" w:cs="Times New Roman" w:hint="eastAsia"/>
          </w:rPr>
          <w:t>结构体，具体定义如下：</w:t>
        </w:r>
      </w:ins>
    </w:p>
    <w:p w14:paraId="3D5B3F23" w14:textId="77777777" w:rsidR="004C69CF" w:rsidRPr="001D6CA9" w:rsidRDefault="004C69CF" w:rsidP="004C69CF">
      <w:pPr>
        <w:widowControl/>
        <w:shd w:val="clear" w:color="auto" w:fill="FFFFFF"/>
        <w:spacing w:line="300" w:lineRule="atLeast"/>
        <w:jc w:val="left"/>
        <w:rPr>
          <w:ins w:id="2020" w:author="Lynne Deng 邓玲玲" w:date="2026-04-21T10:49:00Z" w16du:dateUtc="2026-04-21T02:49:00Z"/>
          <w:rFonts w:ascii="Consolas" w:eastAsia="宋体" w:hAnsi="Consolas" w:cs="Fira Code"/>
          <w:color w:val="2B91AF"/>
          <w:kern w:val="0"/>
          <w:sz w:val="18"/>
          <w:szCs w:val="18"/>
        </w:rPr>
      </w:pPr>
      <w:ins w:id="2021" w:author="Lynne Deng 邓玲玲" w:date="2026-04-21T10:49:00Z" w16du:dateUtc="2026-04-21T02:49:00Z">
        <w:r w:rsidRPr="001D6CA9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 xml:space="preserve">typedef struct </w:t>
        </w:r>
        <w:r w:rsidRPr="001D6CA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vmppRational 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{</w:t>
        </w:r>
      </w:ins>
    </w:p>
    <w:p w14:paraId="7091F9FA" w14:textId="77777777" w:rsidR="004C69CF" w:rsidRPr="001D6CA9" w:rsidRDefault="004C69CF" w:rsidP="004C69CF">
      <w:pPr>
        <w:widowControl/>
        <w:shd w:val="clear" w:color="auto" w:fill="FFFFFF"/>
        <w:spacing w:line="300" w:lineRule="atLeast"/>
        <w:jc w:val="left"/>
        <w:rPr>
          <w:ins w:id="2022" w:author="Lynne Deng 邓玲玲" w:date="2026-04-21T10:49:00Z" w16du:dateUtc="2026-04-21T02:49:00Z"/>
          <w:rFonts w:ascii="Consolas" w:eastAsia="宋体" w:hAnsi="Consolas" w:cs="Fira Code"/>
          <w:color w:val="2B91AF"/>
          <w:kern w:val="0"/>
          <w:sz w:val="18"/>
          <w:szCs w:val="18"/>
        </w:rPr>
      </w:pPr>
      <w:ins w:id="2023" w:author="Lynne Deng 邓玲玲" w:date="2026-04-21T10:49:00Z" w16du:dateUtc="2026-04-21T02:49:00Z">
        <w:r w:rsidRPr="001D6CA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    uint32_t           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 numerator;</w:t>
        </w:r>
      </w:ins>
    </w:p>
    <w:p w14:paraId="2B2FEAFA" w14:textId="77777777" w:rsidR="004C69CF" w:rsidRPr="001D6CA9" w:rsidRDefault="004C69CF" w:rsidP="004C69CF">
      <w:pPr>
        <w:widowControl/>
        <w:shd w:val="clear" w:color="auto" w:fill="FFFFFF"/>
        <w:spacing w:line="300" w:lineRule="atLeast"/>
        <w:jc w:val="left"/>
        <w:rPr>
          <w:ins w:id="2024" w:author="Lynne Deng 邓玲玲" w:date="2026-04-21T10:49:00Z" w16du:dateUtc="2026-04-21T02:49:00Z"/>
          <w:rFonts w:ascii="Consolas" w:eastAsia="宋体" w:hAnsi="Consolas" w:cs="Fira Code"/>
          <w:color w:val="2B91AF"/>
          <w:kern w:val="0"/>
          <w:sz w:val="18"/>
          <w:szCs w:val="18"/>
        </w:rPr>
      </w:pPr>
      <w:ins w:id="2025" w:author="Lynne Deng 邓玲玲" w:date="2026-04-21T10:49:00Z" w16du:dateUtc="2026-04-21T02:49:00Z">
        <w:r w:rsidRPr="001D6CA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    uint32_t            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denominator;</w:t>
        </w:r>
      </w:ins>
    </w:p>
    <w:p w14:paraId="685635BC" w14:textId="77777777" w:rsidR="004C69CF" w:rsidRPr="001D6CA9" w:rsidRDefault="004C69CF" w:rsidP="004C69CF">
      <w:pPr>
        <w:widowControl/>
        <w:shd w:val="clear" w:color="auto" w:fill="FFFFFF"/>
        <w:spacing w:line="300" w:lineRule="atLeast"/>
        <w:jc w:val="left"/>
        <w:rPr>
          <w:ins w:id="2026" w:author="Lynne Deng 邓玲玲" w:date="2026-04-21T10:49:00Z" w16du:dateUtc="2026-04-21T02:49:00Z"/>
          <w:rFonts w:ascii="Consolas" w:eastAsia="宋体" w:hAnsi="Consolas" w:cs="Fira Code"/>
          <w:color w:val="0000FF"/>
          <w:kern w:val="0"/>
          <w:sz w:val="18"/>
          <w:szCs w:val="18"/>
        </w:rPr>
      </w:pPr>
      <w:ins w:id="2027" w:author="Lynne Deng 邓玲玲" w:date="2026-04-21T10:49:00Z" w16du:dateUtc="2026-04-21T02:49:00Z"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}</w:t>
        </w:r>
        <w:r w:rsidRPr="001D6CA9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vmppRational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;</w:t>
        </w:r>
      </w:ins>
    </w:p>
    <w:p w14:paraId="5C80006D" w14:textId="7F86218C" w:rsidR="00C07C0B" w:rsidRDefault="004C69CF" w:rsidP="00C50DAD">
      <w:pPr>
        <w:rPr>
          <w:ins w:id="2028" w:author="Lynne Deng 邓玲玲" w:date="2026-04-21T10:51:00Z" w16du:dateUtc="2026-04-21T02:51:00Z"/>
          <w:rFonts w:ascii="Times New Roman" w:eastAsia="宋体" w:hAnsi="Times New Roman" w:cs="Times New Roman"/>
        </w:rPr>
      </w:pPr>
      <w:ins w:id="2029" w:author="Lynne Deng 邓玲玲" w:date="2026-04-21T10:49:00Z" w16du:dateUtc="2026-04-21T02:49:00Z">
        <w:r>
          <w:rPr>
            <w:rFonts w:ascii="Times New Roman" w:eastAsia="宋体" w:hAnsi="Times New Roman" w:cs="Times New Roman"/>
          </w:rPr>
          <w:t>定义位于</w:t>
        </w:r>
        <w:r>
          <w:rPr>
            <w:rFonts w:ascii="Times New Roman" w:eastAsia="宋体" w:hAnsi="Times New Roman" w:cs="Times New Roman" w:hint="eastAsia"/>
          </w:rPr>
          <w:t>vmpp</w:t>
        </w:r>
        <w:r>
          <w:rPr>
            <w:rFonts w:ascii="Times New Roman" w:eastAsia="宋体" w:hAnsi="Times New Roman" w:cs="Times New Roman"/>
          </w:rPr>
          <w:t>_common.h</w:t>
        </w:r>
      </w:ins>
    </w:p>
    <w:p w14:paraId="72D4B59F" w14:textId="6EDE36CA" w:rsidR="00C07C0B" w:rsidRPr="00386C90" w:rsidRDefault="00C07C0B" w:rsidP="00C07C0B">
      <w:pPr>
        <w:pStyle w:val="3"/>
        <w:rPr>
          <w:ins w:id="2030" w:author="Lynne Deng 邓玲玲" w:date="2026-04-21T10:51:00Z" w16du:dateUtc="2026-04-21T02:51:00Z"/>
          <w:rFonts w:hint="eastAsia"/>
        </w:rPr>
      </w:pPr>
      <w:bookmarkStart w:id="2031" w:name="_Toc227677600"/>
      <w:ins w:id="2032" w:author="Lynne Deng 邓玲玲" w:date="2026-04-21T10:51:00Z" w16du:dateUtc="2026-04-21T02:51:00Z">
        <w:r>
          <w:t>3.2.</w:t>
        </w:r>
      </w:ins>
      <w:ins w:id="2033" w:author="Lynne Deng 邓玲玲" w:date="2026-04-21T11:05:00Z" w16du:dateUtc="2026-04-21T03:05:00Z">
        <w:r w:rsidR="0019032A">
          <w:rPr>
            <w:rFonts w:hint="eastAsia"/>
          </w:rPr>
          <w:t>9</w:t>
        </w:r>
      </w:ins>
      <w:ins w:id="2034" w:author="Lynne Deng 邓玲玲" w:date="2026-04-21T10:51:00Z" w16du:dateUtc="2026-04-21T02:51:00Z">
        <w:r>
          <w:t xml:space="preserve"> </w:t>
        </w:r>
        <w:r w:rsidRPr="007C6ACC">
          <w:t>vmppDecChannelParam</w:t>
        </w:r>
        <w:r>
          <w:rPr>
            <w:rFonts w:hint="eastAsia"/>
          </w:rPr>
          <w:t>e</w:t>
        </w:r>
        <w:r w:rsidRPr="007C6ACC">
          <w:t>ters</w:t>
        </w:r>
        <w:bookmarkEnd w:id="2031"/>
      </w:ins>
    </w:p>
    <w:p w14:paraId="654886E0" w14:textId="77777777" w:rsidR="00C07C0B" w:rsidRPr="007E5F63" w:rsidRDefault="00C07C0B" w:rsidP="00C07C0B">
      <w:pPr>
        <w:rPr>
          <w:ins w:id="2035" w:author="Lynne Deng 邓玲玲" w:date="2026-04-21T10:51:00Z" w16du:dateUtc="2026-04-21T02:51:00Z"/>
          <w:rFonts w:ascii="Times New Roman" w:eastAsia="宋体" w:hAnsi="Times New Roman" w:cs="Times New Roman"/>
        </w:rPr>
      </w:pPr>
      <w:ins w:id="2036" w:author="Lynne Deng 邓玲玲" w:date="2026-04-21T10:51:00Z" w16du:dateUtc="2026-04-21T02:51:00Z">
        <w:r w:rsidRPr="007E5F63">
          <w:rPr>
            <w:rFonts w:ascii="Times New Roman" w:eastAsia="宋体" w:hAnsi="Times New Roman" w:cs="Times New Roman" w:hint="eastAsia"/>
          </w:rPr>
          <w:t>c</w:t>
        </w:r>
        <w:r w:rsidRPr="007E5F63">
          <w:rPr>
            <w:rFonts w:ascii="Times New Roman" w:eastAsia="宋体" w:hAnsi="Times New Roman" w:cs="Times New Roman"/>
          </w:rPr>
          <w:t>hannel</w:t>
        </w:r>
        <w:r w:rsidRPr="007E5F63">
          <w:rPr>
            <w:rFonts w:ascii="Times New Roman" w:eastAsia="宋体" w:hAnsi="Times New Roman" w:cs="Times New Roman" w:hint="eastAsia"/>
          </w:rPr>
          <w:t>初始</w:t>
        </w:r>
        <w:r>
          <w:rPr>
            <w:rFonts w:ascii="Times New Roman" w:eastAsia="宋体" w:hAnsi="Times New Roman" w:cs="Times New Roman" w:hint="eastAsia"/>
          </w:rPr>
          <w:t>化</w:t>
        </w:r>
        <w:r w:rsidRPr="007E5F63">
          <w:rPr>
            <w:rFonts w:ascii="Times New Roman" w:eastAsia="宋体" w:hAnsi="Times New Roman" w:cs="Times New Roman" w:hint="eastAsia"/>
          </w:rPr>
          <w:t>参数结构体</w:t>
        </w:r>
        <w:r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2A6B31CB" w14:textId="1EF065CB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37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38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>typedef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</w:t>
        </w:r>
        <w:r w:rsidRPr="00A81120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t>struct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</w:t>
        </w:r>
        <w:r w:rsidRPr="007C6ACC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vmppDecChannelParam</w:t>
        </w:r>
      </w:ins>
      <w:ins w:id="2039" w:author="Lynne Deng 邓玲玲" w:date="2026-04-21T11:16:00Z" w16du:dateUtc="2026-04-21T03:16:00Z">
        <w:r w:rsidR="00C834F4"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>e</w:t>
        </w:r>
      </w:ins>
      <w:ins w:id="2040" w:author="Lynne Deng 邓玲玲" w:date="2026-04-21T10:51:00Z" w16du:dateUtc="2026-04-21T02:51:00Z">
        <w:r w:rsidRPr="007C6ACC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ters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{</w:t>
        </w:r>
      </w:ins>
    </w:p>
    <w:p w14:paraId="6D61FA3B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41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42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A8112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vmppDevice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device;             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hardware device handle</w:t>
        </w:r>
      </w:ins>
    </w:p>
    <w:p w14:paraId="62C9A031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43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44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A8112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vmppCodecType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codecType;          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@vmppCodecType</w:t>
        </w:r>
      </w:ins>
    </w:p>
    <w:p w14:paraId="6C137441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45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46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A8112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vmppSourceMode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sourceMode;         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currently only support 'frame' mode</w:t>
        </w:r>
      </w:ins>
    </w:p>
    <w:p w14:paraId="415FD680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47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48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4940AD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vmppDecMode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  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decodeMode;         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currently only support 'normal' mode</w:t>
        </w:r>
      </w:ins>
    </w:p>
    <w:p w14:paraId="14B4D421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49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50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lastRenderedPageBreak/>
          <w:t xml:space="preserve">    </w:t>
        </w:r>
        <w:r w:rsidRPr="00A8112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vmppPixelFormat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pixelFormat;        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yuv pixel format, currently only support NV12</w:t>
        </w:r>
      </w:ins>
    </w:p>
    <w:p w14:paraId="783AB17A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51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52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A8112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  maxWidth;           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max input picture width</w:t>
        </w:r>
      </w:ins>
    </w:p>
    <w:p w14:paraId="7EB79E10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53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54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A8112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  maxHeight;          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max input picture height</w:t>
        </w:r>
      </w:ins>
    </w:p>
    <w:p w14:paraId="6537B8AE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55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56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</w:t>
        </w:r>
        <w:r w:rsidRPr="00A8112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  streamBufferSize;   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input buffer size</w:t>
        </w:r>
      </w:ins>
    </w:p>
    <w:p w14:paraId="25B4E891" w14:textId="77777777" w:rsidR="00C07C0B" w:rsidRDefault="00C07C0B" w:rsidP="00C07C0B">
      <w:pPr>
        <w:widowControl/>
        <w:shd w:val="clear" w:color="auto" w:fill="FFFFFF"/>
        <w:spacing w:line="300" w:lineRule="atLeast"/>
        <w:ind w:firstLine="390"/>
        <w:jc w:val="left"/>
        <w:rPr>
          <w:ins w:id="2057" w:author="Lynne Deng 邓玲玲" w:date="2026-04-21T10:51:00Z" w16du:dateUtc="2026-04-21T02:51:00Z"/>
          <w:rFonts w:ascii="Consolas" w:eastAsia="宋体" w:hAnsi="Consolas" w:cs="Fira Code"/>
          <w:color w:val="008000"/>
          <w:kern w:val="0"/>
          <w:sz w:val="18"/>
          <w:szCs w:val="18"/>
        </w:rPr>
      </w:pPr>
      <w:ins w:id="2058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  extraBufferNumber;  </w:t>
        </w:r>
        <w:r w:rsidRPr="00A81120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extra buffer number</w:t>
        </w:r>
      </w:ins>
    </w:p>
    <w:p w14:paraId="284AD819" w14:textId="77777777" w:rsidR="00C07C0B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59" w:author="Lynne Deng 邓玲玲" w:date="2026-04-21T10:51:00Z" w16du:dateUtc="2026-04-21T02:51:00Z"/>
          <w:rFonts w:ascii="Consolas" w:eastAsia="宋体" w:hAnsi="Consolas" w:cs="Fira Code"/>
          <w:color w:val="008000"/>
          <w:kern w:val="0"/>
          <w:sz w:val="18"/>
          <w:szCs w:val="18"/>
        </w:rPr>
      </w:pPr>
      <w:ins w:id="2060" w:author="Lynne Deng 邓玲玲" w:date="2026-04-21T10:51:00Z" w16du:dateUtc="2026-04-21T02:51:00Z">
        <w:r w:rsidRPr="004D5013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</w:t>
        </w:r>
        <w:r w:rsidRPr="004D5013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 </w:t>
        </w:r>
        <w:r w:rsidRPr="004D5013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enProfiling;</w:t>
        </w:r>
        <w:r w:rsidRPr="004D5013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 xml:space="preserve">        </w:t>
        </w:r>
        <w:r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 xml:space="preserve"> </w:t>
        </w:r>
        <w:r w:rsidRPr="004D5013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enable profiling</w:t>
        </w:r>
      </w:ins>
    </w:p>
    <w:p w14:paraId="5A50ED41" w14:textId="77777777" w:rsidR="00C07C0B" w:rsidRPr="00D07205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61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62" w:author="Lynne Deng 邓玲玲" w:date="2026-04-21T10:51:00Z" w16du:dateUtc="2026-04-21T02:51:00Z">
        <w:r w:rsidRPr="00D07205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vmppCoreMode </w:t>
        </w:r>
        <w:r w:rsidRPr="00D07205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      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 </w:t>
        </w:r>
        <w:r w:rsidRPr="00D07205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coreMode;           </w:t>
        </w:r>
        <w:r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</w:t>
        </w:r>
        <w:r w:rsidRPr="00D07205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core mode</w:t>
        </w:r>
      </w:ins>
    </w:p>
    <w:p w14:paraId="6DAABCF6" w14:textId="77777777" w:rsidR="00C07C0B" w:rsidRPr="00CE6194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63" w:author="Lynne Deng 邓玲玲" w:date="2026-04-21T10:51:00Z" w16du:dateUtc="2026-04-21T02:51:00Z"/>
          <w:rFonts w:ascii="Consolas" w:eastAsia="宋体" w:hAnsi="Consolas" w:cs="Fira Code"/>
          <w:color w:val="2B91AF"/>
          <w:kern w:val="0"/>
          <w:sz w:val="18"/>
          <w:szCs w:val="18"/>
        </w:rPr>
      </w:pPr>
      <w:ins w:id="2064" w:author="Lynne Deng 邓玲玲" w:date="2026-04-21T10:51:00Z" w16du:dateUtc="2026-04-21T02:51:00Z"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vmppDecMemoryMode   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 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memoryMode; 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        </w:t>
        </w:r>
        <w:r w:rsidRPr="001D6CA9">
          <w:rPr>
            <w:rFonts w:ascii="Consolas" w:eastAsia="宋体" w:hAnsi="Consolas" w:cs="Fira Code" w:hint="eastAsia"/>
            <w:color w:val="008000"/>
            <w:kern w:val="0"/>
            <w:sz w:val="18"/>
            <w:szCs w:val="18"/>
          </w:rPr>
          <w:t>/</w:t>
        </w:r>
        <w:r w:rsidRPr="001D6C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 memory mode for video decoder</w:t>
        </w:r>
      </w:ins>
    </w:p>
    <w:p w14:paraId="4A202E37" w14:textId="77777777" w:rsidR="00C07C0B" w:rsidRPr="00CE6194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65" w:author="Lynne Deng 邓玲玲" w:date="2026-04-21T10:51:00Z" w16du:dateUtc="2026-04-21T02:51:00Z"/>
          <w:rFonts w:ascii="Consolas" w:eastAsia="宋体" w:hAnsi="Consolas" w:cs="Fira Code"/>
          <w:color w:val="2B91AF"/>
          <w:kern w:val="0"/>
          <w:sz w:val="18"/>
          <w:szCs w:val="18"/>
        </w:rPr>
      </w:pPr>
      <w:ins w:id="2066" w:author="Lynne Deng 邓玲玲" w:date="2026-04-21T10:51:00Z" w16du:dateUtc="2026-04-21T02:51:00Z"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            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 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outputAlign;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      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</w:t>
        </w:r>
        <w:r w:rsidRPr="001D6C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alignment of output buffer set by user</w:t>
        </w:r>
      </w:ins>
    </w:p>
    <w:p w14:paraId="4F99CFC4" w14:textId="77777777" w:rsidR="00C07C0B" w:rsidRPr="001D6CA9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67" w:author="Lynne Deng 邓玲玲" w:date="2026-04-21T10:51:00Z" w16du:dateUtc="2026-04-21T02:51:00Z"/>
          <w:rFonts w:ascii="Consolas" w:eastAsia="宋体" w:hAnsi="Consolas" w:cs="Fira Code"/>
          <w:color w:val="008000"/>
          <w:kern w:val="0"/>
          <w:sz w:val="18"/>
          <w:szCs w:val="18"/>
        </w:rPr>
      </w:pPr>
      <w:ins w:id="2068" w:author="Lynne Deng 邓玲玲" w:date="2026-04-21T10:51:00Z" w16du:dateUtc="2026-04-21T02:51:00Z"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vmppDecApiMode      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 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apiMode; 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         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</w:t>
        </w:r>
        <w:r w:rsidRPr="001D6C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api mode for video decoder</w:t>
        </w:r>
      </w:ins>
    </w:p>
    <w:p w14:paraId="5AC47F99" w14:textId="77777777" w:rsidR="00C07C0B" w:rsidRPr="00CE6194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69" w:author="Lynne Deng 邓玲玲" w:date="2026-04-21T10:51:00Z" w16du:dateUtc="2026-04-21T02:51:00Z"/>
          <w:rFonts w:ascii="Consolas" w:eastAsia="宋体" w:hAnsi="Consolas" w:cs="Fira Code"/>
          <w:color w:val="2B91AF"/>
          <w:kern w:val="0"/>
          <w:sz w:val="18"/>
          <w:szCs w:val="18"/>
        </w:rPr>
      </w:pPr>
      <w:ins w:id="2070" w:author="Lynne Deng 邓玲玲" w:date="2026-04-21T10:51:00Z" w16du:dateUtc="2026-04-21T02:51:00Z"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            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 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enSEIParser;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     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</w:t>
        </w:r>
        <w:r w:rsidRPr="001D6C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enable SEI Parser, 0: disable, 1: enable</w:t>
        </w:r>
      </w:ins>
    </w:p>
    <w:p w14:paraId="3F5FF1EA" w14:textId="77777777" w:rsidR="00C07C0B" w:rsidRPr="00CE6194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71" w:author="Lynne Deng 邓玲玲" w:date="2026-04-21T10:51:00Z" w16du:dateUtc="2026-04-21T02:51:00Z"/>
          <w:rFonts w:ascii="Consolas" w:eastAsia="宋体" w:hAnsi="Consolas" w:cs="Fira Code"/>
          <w:color w:val="2B91AF"/>
          <w:kern w:val="0"/>
          <w:sz w:val="18"/>
          <w:szCs w:val="18"/>
        </w:rPr>
      </w:pPr>
      <w:ins w:id="2072" w:author="Lynne Deng 邓玲玲" w:date="2026-04-21T10:51:00Z" w16du:dateUtc="2026-04-21T02:51:00Z"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vmppCropInfo       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 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 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cropInfo;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         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</w:t>
        </w:r>
        <w:r w:rsidRPr="001D6C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crop config</w:t>
        </w:r>
      </w:ins>
    </w:p>
    <w:p w14:paraId="5ED075F9" w14:textId="77777777" w:rsidR="00C07C0B" w:rsidRPr="001D6CA9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73" w:author="Lynne Deng 邓玲玲" w:date="2026-04-21T10:51:00Z" w16du:dateUtc="2026-04-21T02:51:00Z"/>
          <w:rFonts w:ascii="Consolas" w:eastAsia="宋体" w:hAnsi="Consolas" w:cs="Fira Code"/>
          <w:color w:val="008000"/>
          <w:kern w:val="0"/>
          <w:sz w:val="18"/>
          <w:szCs w:val="18"/>
        </w:rPr>
      </w:pPr>
      <w:ins w:id="2074" w:author="Lynne Deng 邓玲玲" w:date="2026-04-21T10:51:00Z" w16du:dateUtc="2026-04-21T02:51:00Z"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uint32_t           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 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 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noOutputReordering;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</w:t>
        </w:r>
        <w:r w:rsidRPr="001D6C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no output reordering, only for sv100</w:t>
        </w:r>
      </w:ins>
    </w:p>
    <w:p w14:paraId="7E4AB4BC" w14:textId="77777777" w:rsidR="00C07C0B" w:rsidRPr="001D6CA9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75" w:author="Lynne Deng 邓玲玲" w:date="2026-04-21T10:51:00Z" w16du:dateUtc="2026-04-21T02:51:00Z"/>
          <w:rFonts w:ascii="Consolas" w:eastAsia="宋体" w:hAnsi="Consolas" w:cs="Fira Code"/>
          <w:color w:val="008000"/>
          <w:kern w:val="0"/>
          <w:sz w:val="18"/>
          <w:szCs w:val="18"/>
        </w:rPr>
      </w:pPr>
      <w:ins w:id="2076" w:author="Lynne Deng 邓玲玲" w:date="2026-04-21T10:51:00Z" w16du:dateUtc="2026-04-21T02:51:00Z"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uint32_t           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 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 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bufSlimMode;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      </w:t>
        </w:r>
        <w:r w:rsidRPr="001D6C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buf slim mode, 0: disable, 1: enable, only for sv100</w:t>
        </w:r>
      </w:ins>
    </w:p>
    <w:p w14:paraId="130483FD" w14:textId="77777777" w:rsidR="00C07C0B" w:rsidRPr="001D6CA9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ins w:id="2077" w:author="Lynne Deng 邓玲玲" w:date="2026-04-21T10:51:00Z" w16du:dateUtc="2026-04-21T02:51:00Z"/>
          <w:rFonts w:ascii="Consolas" w:eastAsia="宋体" w:hAnsi="Consolas" w:cs="Fira Code"/>
          <w:color w:val="008000"/>
          <w:kern w:val="0"/>
          <w:sz w:val="18"/>
          <w:szCs w:val="18"/>
        </w:rPr>
      </w:pPr>
      <w:ins w:id="2078" w:author="Lynne Deng 邓玲玲" w:date="2026-04-21T10:51:00Z" w16du:dateUtc="2026-04-21T02:51:00Z"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uint32_t            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 </w:t>
        </w:r>
        <w:r w:rsidRPr="001D6CA9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extDevId;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 xml:space="preserve">         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 xml:space="preserve"> </w:t>
        </w:r>
        <w:r w:rsidRPr="00CE6194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 </w:t>
        </w:r>
        <w:r w:rsidRPr="001D6CA9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t>// external device ID, default is 0, only for sg100</w:t>
        </w:r>
      </w:ins>
    </w:p>
    <w:p w14:paraId="2F4845C5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ins w:id="2079" w:author="Lynne Deng 邓玲玲" w:date="2026-04-21T10:51:00Z" w16du:dateUtc="2026-04-21T02:51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080" w:author="Lynne Deng 邓玲玲" w:date="2026-04-21T10:51:00Z" w16du:dateUtc="2026-04-21T02:51:00Z"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} </w:t>
        </w:r>
        <w:r w:rsidRPr="00D20AD7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vmppDecChannelParam</w:t>
        </w:r>
        <w:r>
          <w:rPr>
            <w:rFonts w:ascii="Consolas" w:eastAsia="宋体" w:hAnsi="Consolas" w:cs="Fira Code" w:hint="eastAsia"/>
            <w:color w:val="2B91AF"/>
            <w:kern w:val="0"/>
            <w:sz w:val="18"/>
            <w:szCs w:val="18"/>
          </w:rPr>
          <w:t>e</w:t>
        </w:r>
        <w:r w:rsidRPr="00D20AD7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t>ters</w:t>
        </w:r>
        <w:r w:rsidRPr="00A81120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>;</w:t>
        </w:r>
      </w:ins>
    </w:p>
    <w:p w14:paraId="506D5681" w14:textId="71AD7F26" w:rsidR="00C07C0B" w:rsidRPr="00C50DAD" w:rsidRDefault="00C07C0B" w:rsidP="00C50DAD">
      <w:pPr>
        <w:rPr>
          <w:rFonts w:ascii="Times New Roman" w:eastAsia="宋体" w:hAnsi="Times New Roman" w:cs="Times New Roman"/>
        </w:rPr>
      </w:pPr>
      <w:ins w:id="2081" w:author="Lynne Deng 邓玲玲" w:date="2026-04-21T10:51:00Z" w16du:dateUtc="2026-04-21T02:51:00Z">
        <w:r w:rsidRPr="007E5F63">
          <w:rPr>
            <w:rFonts w:ascii="Times New Roman" w:eastAsia="宋体" w:hAnsi="Times New Roman" w:cs="Times New Roman" w:hint="eastAsia"/>
          </w:rPr>
          <w:t>定义位于</w:t>
        </w:r>
        <w:r>
          <w:rPr>
            <w:rFonts w:ascii="Times New Roman" w:eastAsia="宋体" w:hAnsi="Times New Roman" w:cs="Times New Roman" w:hint="eastAsia"/>
          </w:rPr>
          <w:t>vmpp</w:t>
        </w:r>
        <w:r>
          <w:rPr>
            <w:rFonts w:ascii="Times New Roman" w:eastAsia="宋体" w:hAnsi="Times New Roman" w:cs="Times New Roman"/>
          </w:rPr>
          <w:t>_</w:t>
        </w:r>
        <w:r>
          <w:rPr>
            <w:rFonts w:ascii="Times New Roman" w:eastAsia="宋体" w:hAnsi="Times New Roman" w:cs="Times New Roman" w:hint="eastAsia"/>
          </w:rPr>
          <w:t>dec</w:t>
        </w:r>
        <w:r>
          <w:rPr>
            <w:rFonts w:ascii="Times New Roman" w:eastAsia="宋体" w:hAnsi="Times New Roman" w:cs="Times New Roman"/>
          </w:rPr>
          <w:t>_defs</w:t>
        </w:r>
        <w:r w:rsidRPr="007E5F63">
          <w:rPr>
            <w:rFonts w:ascii="Times New Roman" w:eastAsia="宋体" w:hAnsi="Times New Roman" w:cs="Times New Roman"/>
          </w:rPr>
          <w:t>.h</w:t>
        </w:r>
      </w:ins>
    </w:p>
    <w:p w14:paraId="619FCF75" w14:textId="02684AD5" w:rsidR="006200AC" w:rsidRPr="00386C90" w:rsidRDefault="006200AC" w:rsidP="006200AC">
      <w:pPr>
        <w:pStyle w:val="3"/>
        <w:rPr>
          <w:rFonts w:hint="eastAsia"/>
        </w:rPr>
      </w:pPr>
      <w:bookmarkStart w:id="2082" w:name="_3.3.8_va_status_t"/>
      <w:bookmarkStart w:id="2083" w:name="_Toc227677601"/>
      <w:bookmarkEnd w:id="2082"/>
      <w:r>
        <w:t>3.</w:t>
      </w:r>
      <w:r w:rsidR="008C70B0">
        <w:t>2</w:t>
      </w:r>
      <w:r>
        <w:t>.</w:t>
      </w:r>
      <w:ins w:id="2084" w:author="Lynne Deng 邓玲玲" w:date="2026-04-21T11:05:00Z" w16du:dateUtc="2026-04-21T03:05:00Z">
        <w:r w:rsidR="0019032A">
          <w:rPr>
            <w:rFonts w:hint="eastAsia"/>
          </w:rPr>
          <w:t>10</w:t>
        </w:r>
      </w:ins>
      <w:del w:id="2085" w:author="Lynne Deng 邓玲玲" w:date="2026-04-21T11:05:00Z" w16du:dateUtc="2026-04-21T03:05:00Z">
        <w:r w:rsidR="005A5E3C" w:rsidDel="0019032A">
          <w:delText>7</w:delText>
        </w:r>
      </w:del>
      <w:r>
        <w:t xml:space="preserve"> </w:t>
      </w:r>
      <w:r w:rsidR="00C427AD" w:rsidRPr="00C427AD">
        <w:t>vmppDecStatus</w:t>
      </w:r>
      <w:bookmarkEnd w:id="2083"/>
    </w:p>
    <w:p w14:paraId="0DEA9AFB" w14:textId="39C95FE6" w:rsidR="004439EE" w:rsidRDefault="00847536" w:rsidP="004439E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>
        <w:rPr>
          <w:rFonts w:ascii="Times New Roman" w:eastAsia="宋体" w:hAnsi="Times New Roman" w:cs="Times New Roman" w:hint="eastAsia"/>
        </w:rPr>
        <w:t>解码器状态信息</w:t>
      </w:r>
      <w:ins w:id="2086" w:author="Lynne Deng 邓玲玲" w:date="2026-04-21T11:05:00Z" w16du:dateUtc="2026-04-21T03:05:00Z">
        <w:r w:rsidR="0019032A"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174E963C" w14:textId="01ED49F0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A07F7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="00C427AD" w:rsidRPr="00C427A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vmppDecStatus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3CE62981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vmppState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state;</w:t>
      </w:r>
    </w:p>
    <w:p w14:paraId="64D30C0F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vmppHardwareID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hardwareID;</w:t>
      </w:r>
    </w:p>
    <w:p w14:paraId="0F827F42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vmppResult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result;</w:t>
      </w:r>
    </w:p>
    <w:p w14:paraId="1C58B85B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runningFrames;</w:t>
      </w:r>
    </w:p>
    <w:p w14:paraId="12A54970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reorderedFrames;</w:t>
      </w:r>
    </w:p>
    <w:p w14:paraId="69FF0103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bufferedFrames;</w:t>
      </w:r>
    </w:p>
    <w:p w14:paraId="76D6BA2F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droppedFrames;</w:t>
      </w:r>
    </w:p>
    <w:p w14:paraId="26B1A512" w14:textId="1301913B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="00C427AD" w:rsidRPr="00C427A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vmppDecStatus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CACBEC4" w14:textId="34720291" w:rsidR="004439EE" w:rsidRPr="007E5F63" w:rsidRDefault="004439EE" w:rsidP="004439EE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F175F4">
        <w:rPr>
          <w:rFonts w:ascii="Times New Roman" w:eastAsia="宋体" w:hAnsi="Times New Roman" w:cs="Times New Roman"/>
        </w:rPr>
        <w:t>dec_defs</w:t>
      </w:r>
      <w:r w:rsidRPr="007E5F63">
        <w:rPr>
          <w:rFonts w:ascii="Times New Roman" w:eastAsia="宋体" w:hAnsi="Times New Roman" w:cs="Times New Roman"/>
        </w:rPr>
        <w:t>.h</w:t>
      </w:r>
    </w:p>
    <w:p w14:paraId="34210BDA" w14:textId="2393C8EA" w:rsidR="0067383D" w:rsidRPr="00386C90" w:rsidRDefault="0067383D" w:rsidP="0067383D">
      <w:pPr>
        <w:pStyle w:val="3"/>
        <w:rPr>
          <w:rFonts w:hint="eastAsia"/>
        </w:rPr>
      </w:pPr>
      <w:bookmarkStart w:id="2087" w:name="_Toc227677602"/>
      <w:r>
        <w:t>3.</w:t>
      </w:r>
      <w:r w:rsidR="008C70B0">
        <w:t>2</w:t>
      </w:r>
      <w:r>
        <w:t>.</w:t>
      </w:r>
      <w:ins w:id="2088" w:author="Lynne Deng 邓玲玲" w:date="2026-04-21T11:05:00Z" w16du:dateUtc="2026-04-21T03:05:00Z">
        <w:r w:rsidR="0019032A">
          <w:rPr>
            <w:rFonts w:hint="eastAsia"/>
          </w:rPr>
          <w:t>11</w:t>
        </w:r>
      </w:ins>
      <w:del w:id="2089" w:author="Lynne Deng 邓玲玲" w:date="2026-04-21T11:05:00Z" w16du:dateUtc="2026-04-21T03:05:00Z">
        <w:r w:rsidR="005A5E3C" w:rsidDel="0019032A">
          <w:delText>8</w:delText>
        </w:r>
      </w:del>
      <w:r>
        <w:t xml:space="preserve"> </w:t>
      </w:r>
      <w:bookmarkStart w:id="2090" w:name="OLE_LINK59"/>
      <w:r w:rsidR="009E0D22" w:rsidRPr="009E0D22">
        <w:t>vmppDecStreamInfo</w:t>
      </w:r>
      <w:bookmarkEnd w:id="2087"/>
      <w:bookmarkEnd w:id="2090"/>
    </w:p>
    <w:p w14:paraId="72D08ADA" w14:textId="42A18C8E" w:rsidR="0067383D" w:rsidRDefault="0067383D" w:rsidP="006738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>
        <w:rPr>
          <w:rFonts w:ascii="Times New Roman" w:eastAsia="宋体" w:hAnsi="Times New Roman" w:cs="Times New Roman" w:hint="eastAsia"/>
        </w:rPr>
        <w:t>当前码流的信息</w:t>
      </w:r>
      <w:ins w:id="2091" w:author="Lynne Deng 邓玲玲" w:date="2026-04-21T11:05:00Z" w16du:dateUtc="2026-04-21T03:05:00Z">
        <w:r w:rsidR="0019032A"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268FC6E3" w14:textId="59CAC705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2073D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="0048529A" w:rsidRPr="0048529A">
        <w:rPr>
          <w:rFonts w:ascii="Consolas" w:eastAsia="宋体" w:hAnsi="Consolas" w:cs="Fira Code"/>
          <w:color w:val="2B91AF"/>
          <w:kern w:val="0"/>
          <w:sz w:val="18"/>
          <w:szCs w:val="18"/>
        </w:rPr>
        <w:t>vmppDecStreamInfo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74CDBEF7" w14:textId="77777777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2073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width;</w:t>
      </w:r>
    </w:p>
    <w:p w14:paraId="1423F508" w14:textId="77777777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2073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height;</w:t>
      </w:r>
    </w:p>
    <w:p w14:paraId="427BEB94" w14:textId="77777777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2073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fps;</w:t>
      </w:r>
    </w:p>
    <w:p w14:paraId="27096508" w14:textId="77777777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2073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pixelSize;</w:t>
      </w:r>
    </w:p>
    <w:p w14:paraId="2E75BCB3" w14:textId="51407B04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="0048529A" w:rsidRPr="0048529A">
        <w:rPr>
          <w:rFonts w:ascii="Consolas" w:eastAsia="宋体" w:hAnsi="Consolas" w:cs="Fira Code"/>
          <w:color w:val="2B91AF"/>
          <w:kern w:val="0"/>
          <w:sz w:val="18"/>
          <w:szCs w:val="18"/>
        </w:rPr>
        <w:t>vmppDecStreamInfo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3D7386E3" w14:textId="5D8A415B" w:rsidR="0067383D" w:rsidRPr="007E5F63" w:rsidRDefault="0067383D" w:rsidP="0067383D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101E14">
        <w:rPr>
          <w:rFonts w:ascii="Times New Roman" w:eastAsia="宋体" w:hAnsi="Times New Roman" w:cs="Times New Roman"/>
        </w:rPr>
        <w:t>dec_defs</w:t>
      </w:r>
      <w:r w:rsidRPr="007E5F63">
        <w:rPr>
          <w:rFonts w:ascii="Times New Roman" w:eastAsia="宋体" w:hAnsi="Times New Roman" w:cs="Times New Roman"/>
        </w:rPr>
        <w:t>.h</w:t>
      </w:r>
    </w:p>
    <w:p w14:paraId="3E408BBB" w14:textId="68EF1822" w:rsidR="004C0B1B" w:rsidRPr="00386C90" w:rsidRDefault="004C0B1B" w:rsidP="004C0B1B">
      <w:pPr>
        <w:pStyle w:val="3"/>
        <w:rPr>
          <w:rFonts w:hint="eastAsia"/>
        </w:rPr>
      </w:pPr>
      <w:bookmarkStart w:id="2092" w:name="_3.3.10_va_output_options_t"/>
      <w:bookmarkStart w:id="2093" w:name="_Toc227677603"/>
      <w:bookmarkEnd w:id="2092"/>
      <w:r>
        <w:lastRenderedPageBreak/>
        <w:t>3.</w:t>
      </w:r>
      <w:r w:rsidR="008C70B0">
        <w:t>2</w:t>
      </w:r>
      <w:r>
        <w:t>.</w:t>
      </w:r>
      <w:ins w:id="2094" w:author="Lynne Deng 邓玲玲" w:date="2026-04-21T11:05:00Z" w16du:dateUtc="2026-04-21T03:05:00Z">
        <w:r w:rsidR="0019032A">
          <w:rPr>
            <w:rFonts w:hint="eastAsia"/>
          </w:rPr>
          <w:t>12</w:t>
        </w:r>
      </w:ins>
      <w:del w:id="2095" w:author="Lynne Deng 邓玲玲" w:date="2026-04-21T11:05:00Z" w16du:dateUtc="2026-04-21T03:05:00Z">
        <w:r w:rsidR="005A5E3C" w:rsidDel="0019032A">
          <w:delText>9</w:delText>
        </w:r>
      </w:del>
      <w:r>
        <w:t xml:space="preserve"> </w:t>
      </w:r>
      <w:r w:rsidR="005B5BAF" w:rsidRPr="005B5BAF">
        <w:t>vmppDecOutputOptions</w:t>
      </w:r>
      <w:bookmarkEnd w:id="2093"/>
    </w:p>
    <w:p w14:paraId="5D1A8C0D" w14:textId="5426956A" w:rsidR="004A3C89" w:rsidRDefault="004A3C89" w:rsidP="004A3C89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输出帧选项</w:t>
      </w:r>
      <w:ins w:id="2096" w:author="Lynne Deng 邓玲玲" w:date="2026-04-21T11:05:00Z" w16du:dateUtc="2026-04-21T03:05:00Z">
        <w:r w:rsidR="0019032A"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04896594" w14:textId="4252C646" w:rsidR="006A46CC" w:rsidRPr="006A46CC" w:rsidRDefault="006A46CC" w:rsidP="006A46C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A46CC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6A46CC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="005B5BAF" w:rsidRPr="005B5BAF">
        <w:rPr>
          <w:rFonts w:ascii="Consolas" w:eastAsia="宋体" w:hAnsi="Consolas" w:cs="Fira Code"/>
          <w:color w:val="2B91AF"/>
          <w:kern w:val="0"/>
          <w:sz w:val="18"/>
          <w:szCs w:val="18"/>
        </w:rPr>
        <w:t>vmppDecOutputOptions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260A8103" w14:textId="77777777" w:rsidR="006A46CC" w:rsidRPr="006A46CC" w:rsidRDefault="006A46CC" w:rsidP="006A46C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A46CC">
        <w:rPr>
          <w:rFonts w:ascii="Consolas" w:eastAsia="宋体" w:hAnsi="Consolas" w:cs="Fira Code"/>
          <w:color w:val="2B91AF"/>
          <w:kern w:val="0"/>
          <w:sz w:val="18"/>
          <w:szCs w:val="18"/>
        </w:rPr>
        <w:t>vmppMemoryType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memoryType;  </w:t>
      </w:r>
      <w:r w:rsidRPr="006A46CC">
        <w:rPr>
          <w:rFonts w:ascii="Consolas" w:eastAsia="宋体" w:hAnsi="Consolas" w:cs="Fira Code"/>
          <w:color w:val="008000"/>
          <w:kern w:val="0"/>
          <w:sz w:val="18"/>
          <w:szCs w:val="18"/>
        </w:rPr>
        <w:t>// host memory or device memory, see @va_mem_type</w:t>
      </w:r>
    </w:p>
    <w:p w14:paraId="7C0403F0" w14:textId="77777777" w:rsidR="006A46CC" w:rsidRPr="006A46CC" w:rsidRDefault="006A46CC" w:rsidP="006A46C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A46CC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enableCrop;  </w:t>
      </w:r>
      <w:r w:rsidRPr="006A46CC">
        <w:rPr>
          <w:rFonts w:ascii="Consolas" w:eastAsia="宋体" w:hAnsi="Consolas" w:cs="Fira Code"/>
          <w:color w:val="008000"/>
          <w:kern w:val="0"/>
          <w:sz w:val="18"/>
          <w:szCs w:val="18"/>
        </w:rPr>
        <w:t>// mark if need to do crop</w:t>
      </w:r>
    </w:p>
    <w:p w14:paraId="411802B4" w14:textId="395E5593" w:rsidR="006A46CC" w:rsidRPr="006A46CC" w:rsidRDefault="006A46CC" w:rsidP="006A46C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="005B5BAF" w:rsidRPr="005B5BAF">
        <w:rPr>
          <w:rFonts w:ascii="Consolas" w:eastAsia="宋体" w:hAnsi="Consolas" w:cs="Fira Code"/>
          <w:color w:val="2B91AF"/>
          <w:kern w:val="0"/>
          <w:sz w:val="18"/>
          <w:szCs w:val="18"/>
        </w:rPr>
        <w:t>vmppDecOutputOptions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17A5B29" w14:textId="7748D2C6" w:rsidR="00882449" w:rsidRDefault="004A3C89" w:rsidP="00882449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E700E2">
        <w:rPr>
          <w:rFonts w:ascii="Times New Roman" w:eastAsia="宋体" w:hAnsi="Times New Roman" w:cs="Times New Roman"/>
        </w:rPr>
        <w:t>dec_defs</w:t>
      </w:r>
      <w:r w:rsidRPr="007E5F63">
        <w:rPr>
          <w:rFonts w:ascii="Times New Roman" w:eastAsia="宋体" w:hAnsi="Times New Roman" w:cs="Times New Roman"/>
        </w:rPr>
        <w:t>.h</w:t>
      </w:r>
    </w:p>
    <w:p w14:paraId="690C1F9D" w14:textId="23716A55" w:rsidR="00F369C5" w:rsidRPr="00386C90" w:rsidRDefault="00F369C5" w:rsidP="00F369C5">
      <w:pPr>
        <w:pStyle w:val="3"/>
        <w:rPr>
          <w:rFonts w:hint="eastAsia"/>
        </w:rPr>
      </w:pPr>
      <w:bookmarkStart w:id="2097" w:name="_Toc227677604"/>
      <w:r>
        <w:t>3.</w:t>
      </w:r>
      <w:r w:rsidR="008C70B0">
        <w:t>2</w:t>
      </w:r>
      <w:r>
        <w:t>.1</w:t>
      </w:r>
      <w:ins w:id="2098" w:author="Lynne Deng 邓玲玲" w:date="2026-04-21T11:05:00Z" w16du:dateUtc="2026-04-21T03:05:00Z">
        <w:r w:rsidR="0019032A">
          <w:rPr>
            <w:rFonts w:hint="eastAsia"/>
          </w:rPr>
          <w:t>3</w:t>
        </w:r>
      </w:ins>
      <w:del w:id="2099" w:author="Lynne Deng 邓玲玲" w:date="2026-04-21T11:05:00Z" w16du:dateUtc="2026-04-21T03:05:00Z">
        <w:r w:rsidDel="0019032A">
          <w:delText>0</w:delText>
        </w:r>
      </w:del>
      <w:r>
        <w:t xml:space="preserve"> </w:t>
      </w:r>
      <w:r w:rsidR="00C642C4" w:rsidRPr="00C642C4">
        <w:t>vmppDecJpegInfo</w:t>
      </w:r>
      <w:bookmarkEnd w:id="2097"/>
    </w:p>
    <w:p w14:paraId="1125CA77" w14:textId="252478B7" w:rsidR="00F369C5" w:rsidRDefault="00B548B0" w:rsidP="00F369C5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J</w:t>
      </w:r>
      <w:r>
        <w:rPr>
          <w:rFonts w:ascii="Times New Roman" w:eastAsia="宋体" w:hAnsi="Times New Roman" w:cs="Times New Roman"/>
        </w:rPr>
        <w:t>PEG</w:t>
      </w:r>
      <w:r w:rsidR="0068594F">
        <w:rPr>
          <w:rFonts w:ascii="Times New Roman" w:eastAsia="宋体" w:hAnsi="Times New Roman" w:cs="Times New Roman" w:hint="eastAsia"/>
        </w:rPr>
        <w:t>码流</w:t>
      </w:r>
      <w:r>
        <w:rPr>
          <w:rFonts w:ascii="Times New Roman" w:eastAsia="宋体" w:hAnsi="Times New Roman" w:cs="Times New Roman" w:hint="eastAsia"/>
        </w:rPr>
        <w:t>信息</w:t>
      </w:r>
      <w:ins w:id="2100" w:author="Lynne Deng 邓玲玲" w:date="2026-04-21T11:05:00Z" w16du:dateUtc="2026-04-21T03:05:00Z">
        <w:r w:rsidR="0019032A"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515526DA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464B23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vmppDecJpegInfo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4AC06385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width;</w:t>
      </w:r>
      <w:r w:rsidRPr="00464B23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     // Number of pixels/line in the image</w:t>
      </w:r>
    </w:p>
    <w:p w14:paraId="51B6B57D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height;</w:t>
      </w:r>
      <w:r w:rsidRPr="00464B23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    // Number of lines in in the image</w:t>
      </w:r>
    </w:p>
    <w:p w14:paraId="695D63E2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xDensity;</w:t>
      </w:r>
    </w:p>
    <w:p w14:paraId="3ECDCF63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yDensity;</w:t>
      </w:r>
    </w:p>
    <w:p w14:paraId="7899CD39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vmppChromaFormat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outputFormat;</w:t>
      </w:r>
    </w:p>
    <w:p w14:paraId="3F62EFC1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vmppJpegCodingMode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codingMode;</w:t>
      </w:r>
    </w:p>
    <w:p w14:paraId="51949641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vmppDecJpegInfo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985C432" w14:textId="77777777" w:rsidR="00F369C5" w:rsidRPr="001015A9" w:rsidRDefault="00F369C5" w:rsidP="00F369C5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p w14:paraId="34E615B2" w14:textId="33C6F958" w:rsidR="00DE5B3F" w:rsidRPr="00386C90" w:rsidRDefault="00DE5B3F" w:rsidP="00DE5B3F">
      <w:pPr>
        <w:pStyle w:val="3"/>
        <w:rPr>
          <w:rFonts w:hint="eastAsia"/>
        </w:rPr>
      </w:pPr>
      <w:bookmarkStart w:id="2101" w:name="OLE_LINK54"/>
      <w:bookmarkStart w:id="2102" w:name="_Toc227677605"/>
      <w:r>
        <w:t>3.</w:t>
      </w:r>
      <w:r w:rsidR="008C70B0">
        <w:t>2</w:t>
      </w:r>
      <w:r>
        <w:t>.1</w:t>
      </w:r>
      <w:ins w:id="2103" w:author="Lynne Deng 邓玲玲" w:date="2026-04-21T11:05:00Z" w16du:dateUtc="2026-04-21T03:05:00Z">
        <w:r w:rsidR="0019032A">
          <w:rPr>
            <w:rFonts w:hint="eastAsia"/>
          </w:rPr>
          <w:t>4</w:t>
        </w:r>
      </w:ins>
      <w:del w:id="2104" w:author="Lynne Deng 邓玲玲" w:date="2026-04-21T11:05:00Z" w16du:dateUtc="2026-04-21T03:05:00Z">
        <w:r w:rsidDel="0019032A">
          <w:delText>1</w:delText>
        </w:r>
      </w:del>
      <w:r>
        <w:t xml:space="preserve"> </w:t>
      </w:r>
      <w:r w:rsidR="002813E9" w:rsidRPr="002813E9">
        <w:t>vmppDecVideoInfo</w:t>
      </w:r>
      <w:bookmarkEnd w:id="2102"/>
    </w:p>
    <w:bookmarkEnd w:id="2101"/>
    <w:p w14:paraId="79DB2986" w14:textId="1F3125C4" w:rsidR="00DE5B3F" w:rsidRDefault="002B1770" w:rsidP="00DE5B3F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Video</w:t>
      </w:r>
      <w:r>
        <w:rPr>
          <w:rFonts w:ascii="Times New Roman" w:eastAsia="宋体" w:hAnsi="Times New Roman" w:cs="Times New Roman" w:hint="eastAsia"/>
        </w:rPr>
        <w:t>码流信息</w:t>
      </w:r>
      <w:ins w:id="2105" w:author="Lynne Deng 邓玲玲" w:date="2026-04-21T11:05:00Z" w16du:dateUtc="2026-04-21T03:05:00Z">
        <w:r w:rsidR="0019032A"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48D4EB20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2813E9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vmppDecVideoInfo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2B4D06DD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width;</w:t>
      </w:r>
      <w:r w:rsidRPr="002813E9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     // Number of pixels/line in the image</w:t>
      </w:r>
    </w:p>
    <w:p w14:paraId="450D16C4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height;</w:t>
      </w:r>
      <w:r w:rsidRPr="002813E9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    // Number of lines in in the image</w:t>
      </w:r>
    </w:p>
    <w:p w14:paraId="222F25D0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cropFlag;</w:t>
      </w:r>
    </w:p>
    <w:p w14:paraId="05CA506B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cropWidth;</w:t>
      </w:r>
    </w:p>
    <w:p w14:paraId="3D7BC0A9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cropHeight; </w:t>
      </w:r>
    </w:p>
    <w:p w14:paraId="4F9AD82E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xOffset;</w:t>
      </w:r>
    </w:p>
    <w:p w14:paraId="02642CD0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yOffset;</w:t>
      </w:r>
    </w:p>
    <w:p w14:paraId="5817E1B5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vmppRational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fps;</w:t>
      </w:r>
    </w:p>
    <w:p w14:paraId="273AB4CD" w14:textId="0A9613B2" w:rsidR="002813E9" w:rsidRDefault="002813E9">
      <w:pPr>
        <w:widowControl/>
        <w:shd w:val="clear" w:color="auto" w:fill="FFFFFF"/>
        <w:spacing w:line="300" w:lineRule="atLeast"/>
        <w:ind w:firstLine="370"/>
        <w:jc w:val="left"/>
        <w:rPr>
          <w:ins w:id="2106" w:author="Lynne Deng 邓玲玲" w:date="2026-04-21T10:26:00Z" w16du:dateUtc="2026-04-21T02:26:00Z"/>
          <w:rFonts w:ascii="Consolas" w:eastAsia="宋体" w:hAnsi="Consolas" w:cs="Fira Code"/>
          <w:color w:val="000000"/>
          <w:kern w:val="0"/>
          <w:sz w:val="18"/>
          <w:szCs w:val="18"/>
        </w:rPr>
        <w:pPrChange w:id="2107" w:author="Lynne Deng 邓玲玲" w:date="2026-04-21T10:26:00Z" w16du:dateUtc="2026-04-21T02:26:00Z">
          <w:pPr>
            <w:widowControl/>
            <w:shd w:val="clear" w:color="auto" w:fill="FFFFFF"/>
            <w:spacing w:line="300" w:lineRule="atLeast"/>
            <w:jc w:val="left"/>
          </w:pPr>
        </w:pPrChange>
      </w:pPr>
      <w:del w:id="2108" w:author="Lynne Deng 邓玲玲" w:date="2026-04-21T10:26:00Z" w16du:dateUtc="2026-04-21T02:26:00Z">
        <w:r w:rsidRPr="002813E9" w:rsidDel="008D1ADA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</w:del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pixelFormat;</w:t>
      </w:r>
      <w:del w:id="2109" w:author="Lynne Deng 邓玲玲" w:date="2026-04-21T10:26:00Z" w16du:dateUtc="2026-04-21T02:26:00Z">
        <w:r w:rsidRPr="002813E9" w:rsidDel="008D1ADA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</w:delText>
        </w:r>
      </w:del>
      <w:del w:id="2110" w:author="Lynne Deng 邓玲玲" w:date="2026-04-21T10:25:00Z" w16du:dateUtc="2026-04-21T02:25:00Z">
        <w:r w:rsidRPr="002813E9" w:rsidDel="008D1ADA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</w:delText>
        </w:r>
      </w:del>
    </w:p>
    <w:p w14:paraId="7470886D" w14:textId="42BF49B2" w:rsidR="008D1ADA" w:rsidRPr="008D1ADA" w:rsidRDefault="008D1ADA" w:rsidP="008D1ADA">
      <w:pPr>
        <w:widowControl/>
        <w:shd w:val="clear" w:color="auto" w:fill="FFFFFF"/>
        <w:spacing w:line="300" w:lineRule="atLeast"/>
        <w:ind w:firstLine="370"/>
        <w:jc w:val="left"/>
        <w:rPr>
          <w:ins w:id="2111" w:author="Lynne Deng 邓玲玲" w:date="2026-04-21T10:26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112" w:author="Lynne Deng 邓玲玲" w:date="2026-04-21T10:26:00Z">
        <w:r w:rsidRPr="008D1ADA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113" w:author="Lynne Deng 邓玲玲" w:date="2026-04-21T10:26:00Z" w16du:dateUtc="2026-04-21T02:26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uint32_t</w:t>
        </w:r>
        <w:r w:rsidRPr="008D1ADA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frameOnlyFlag;      </w:t>
        </w:r>
        <w:r w:rsidRPr="008D1ADA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2114" w:author="Lynne Deng 邓玲玲" w:date="2026-04-21T10:26:00Z" w16du:dateUtc="2026-04-21T02:26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// sps frame_mbs_only_flag, only for h264 and hevc</w:t>
        </w:r>
      </w:ins>
    </w:p>
    <w:p w14:paraId="1C2EC4B2" w14:textId="09A000CE" w:rsidR="008D1ADA" w:rsidRPr="008D1ADA" w:rsidRDefault="008D1ADA" w:rsidP="008D1ADA">
      <w:pPr>
        <w:widowControl/>
        <w:shd w:val="clear" w:color="auto" w:fill="FFFFFF"/>
        <w:spacing w:line="300" w:lineRule="atLeast"/>
        <w:ind w:firstLine="370"/>
        <w:jc w:val="left"/>
        <w:rPr>
          <w:ins w:id="2115" w:author="Lynne Deng 邓玲玲" w:date="2026-04-21T10:26:00Z"/>
          <w:rFonts w:ascii="Consolas" w:eastAsia="宋体" w:hAnsi="Consolas" w:cs="Fira Code"/>
          <w:color w:val="000000"/>
          <w:kern w:val="0"/>
          <w:sz w:val="18"/>
          <w:szCs w:val="18"/>
        </w:rPr>
      </w:pPr>
      <w:ins w:id="2116" w:author="Lynne Deng 邓玲玲" w:date="2026-04-21T10:26:00Z">
        <w:r w:rsidRPr="008D1ADA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117" w:author="Lynne Deng 邓玲玲" w:date="2026-04-21T10:26:00Z" w16du:dateUtc="2026-04-21T02:26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uint32_t</w:t>
        </w:r>
        <w:r w:rsidRPr="008D1ADA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requiredBufNum;     </w:t>
        </w:r>
        <w:r w:rsidRPr="008D1ADA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2118" w:author="Lynne Deng 邓玲玲" w:date="2026-04-21T10:26:00Z" w16du:dateUtc="2026-04-21T02:26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// buffer number required for video decoder</w:t>
        </w:r>
      </w:ins>
    </w:p>
    <w:p w14:paraId="493CA752" w14:textId="540EEB46" w:rsidR="008D1ADA" w:rsidRPr="008D1ADA" w:rsidRDefault="008D1ADA" w:rsidP="008D1ADA">
      <w:pPr>
        <w:widowControl/>
        <w:shd w:val="clear" w:color="auto" w:fill="FFFFFF"/>
        <w:spacing w:line="300" w:lineRule="atLeast"/>
        <w:ind w:firstLine="370"/>
        <w:jc w:val="left"/>
        <w:rPr>
          <w:ins w:id="2119" w:author="Lynne Deng 邓玲玲" w:date="2026-04-21T10:26:00Z"/>
          <w:rFonts w:ascii="Consolas" w:eastAsia="宋体" w:hAnsi="Consolas" w:cs="Fira Code"/>
          <w:color w:val="008000"/>
          <w:kern w:val="0"/>
          <w:sz w:val="18"/>
          <w:szCs w:val="18"/>
          <w:rPrChange w:id="2120" w:author="Lynne Deng 邓玲玲" w:date="2026-04-21T10:26:00Z" w16du:dateUtc="2026-04-21T02:26:00Z">
            <w:rPr>
              <w:ins w:id="2121" w:author="Lynne Deng 邓玲玲" w:date="2026-04-21T10:26:00Z"/>
              <w:rFonts w:ascii="Consolas" w:eastAsia="宋体" w:hAnsi="Consolas" w:cs="Fira Code"/>
              <w:color w:val="000000"/>
              <w:kern w:val="0"/>
              <w:sz w:val="18"/>
              <w:szCs w:val="18"/>
            </w:rPr>
          </w:rPrChange>
        </w:rPr>
      </w:pPr>
      <w:ins w:id="2122" w:author="Lynne Deng 邓玲玲" w:date="2026-04-21T10:26:00Z">
        <w:r w:rsidRPr="008D1ADA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123" w:author="Lynne Deng 邓玲玲" w:date="2026-04-21T10:26:00Z" w16du:dateUtc="2026-04-21T02:26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 xml:space="preserve">uint32_t </w:t>
        </w:r>
        <w:r w:rsidRPr="008D1ADA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           reorderNum;         </w:t>
        </w:r>
        <w:r w:rsidRPr="008D1ADA">
          <w:rPr>
            <w:rFonts w:ascii="Consolas" w:eastAsia="宋体" w:hAnsi="Consolas" w:cs="Fira Code"/>
            <w:color w:val="008000"/>
            <w:kern w:val="0"/>
            <w:sz w:val="18"/>
            <w:szCs w:val="18"/>
            <w:rPrChange w:id="2124" w:author="Lynne Deng 邓玲玲" w:date="2026-04-21T10:26:00Z" w16du:dateUtc="2026-04-21T02:26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// reorder frames number</w:t>
        </w:r>
      </w:ins>
    </w:p>
    <w:p w14:paraId="445EF97D" w14:textId="046041EF" w:rsidR="008D1ADA" w:rsidRPr="002813E9" w:rsidRDefault="008D1ADA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  <w:pPrChange w:id="2125" w:author="Lynne Deng 邓玲玲" w:date="2026-04-21T10:26:00Z" w16du:dateUtc="2026-04-21T02:26:00Z">
          <w:pPr>
            <w:widowControl/>
            <w:shd w:val="clear" w:color="auto" w:fill="FFFFFF"/>
            <w:spacing w:line="300" w:lineRule="atLeast"/>
            <w:jc w:val="left"/>
          </w:pPr>
        </w:pPrChange>
      </w:pPr>
      <w:ins w:id="2126" w:author="Lynne Deng 邓玲玲" w:date="2026-04-21T10:26:00Z">
        <w:r w:rsidRPr="008D1ADA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127" w:author="Lynne Deng 邓玲玲" w:date="2026-04-21T10:26:00Z" w16du:dateUtc="2026-04-21T02:26:00Z">
              <w:rPr>
                <w:rFonts w:ascii="Consolas" w:eastAsia="宋体" w:hAnsi="Consolas" w:cs="Fira Code"/>
                <w:color w:val="000000"/>
                <w:kern w:val="0"/>
                <w:sz w:val="18"/>
                <w:szCs w:val="18"/>
              </w:rPr>
            </w:rPrChange>
          </w:rPr>
          <w:t>uint32_t</w:t>
        </w:r>
        <w:r w:rsidRPr="008D1ADA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t xml:space="preserve">            reserved[16];</w:t>
        </w:r>
      </w:ins>
    </w:p>
    <w:p w14:paraId="1236D100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vmppDecVideoInfo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7559C7CB" w14:textId="45E66D5B" w:rsidR="008D1ADA" w:rsidRPr="001015A9" w:rsidRDefault="00DE5B3F" w:rsidP="00DE5B3F">
      <w:pPr>
        <w:rPr>
          <w:rFonts w:ascii="Times New Roman" w:eastAsia="宋体" w:hAnsi="Times New Roman" w:cs="Times New Roman"/>
        </w:rPr>
      </w:pPr>
      <w:bookmarkStart w:id="2128" w:name="OLE_LINK55"/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  <w:bookmarkEnd w:id="2128"/>
    </w:p>
    <w:p w14:paraId="58B855E2" w14:textId="785483C2" w:rsidR="00F01B31" w:rsidRPr="00386C90" w:rsidRDefault="00F01B31" w:rsidP="00F01B31">
      <w:pPr>
        <w:pStyle w:val="3"/>
        <w:rPr>
          <w:rFonts w:hint="eastAsia"/>
        </w:rPr>
      </w:pPr>
      <w:bookmarkStart w:id="2129" w:name="_Toc227677606"/>
      <w:r>
        <w:lastRenderedPageBreak/>
        <w:t>3.</w:t>
      </w:r>
      <w:r w:rsidR="008C70B0">
        <w:t>2</w:t>
      </w:r>
      <w:r>
        <w:t>.1</w:t>
      </w:r>
      <w:ins w:id="2130" w:author="Lynne Deng 邓玲玲" w:date="2026-04-21T11:05:00Z" w16du:dateUtc="2026-04-21T03:05:00Z">
        <w:r w:rsidR="0019032A">
          <w:rPr>
            <w:rFonts w:hint="eastAsia"/>
          </w:rPr>
          <w:t>5</w:t>
        </w:r>
      </w:ins>
      <w:del w:id="2131" w:author="Lynne Deng 邓玲玲" w:date="2026-04-21T11:05:00Z" w16du:dateUtc="2026-04-21T03:05:00Z">
        <w:r w:rsidDel="0019032A">
          <w:delText>2</w:delText>
        </w:r>
      </w:del>
      <w:r>
        <w:t xml:space="preserve"> </w:t>
      </w:r>
      <w:r w:rsidR="00610CE2" w:rsidRPr="00610CE2">
        <w:t>vmppDecJpegCapability</w:t>
      </w:r>
      <w:bookmarkEnd w:id="2129"/>
    </w:p>
    <w:p w14:paraId="32C3B6FD" w14:textId="1B7656B7" w:rsidR="00F01B31" w:rsidRDefault="00610CE2" w:rsidP="00F01B3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JPEG</w:t>
      </w:r>
      <w:r>
        <w:rPr>
          <w:rFonts w:ascii="Times New Roman" w:eastAsia="宋体" w:hAnsi="Times New Roman" w:cs="Times New Roman" w:hint="eastAsia"/>
        </w:rPr>
        <w:t>解码器能力集</w:t>
      </w:r>
      <w:ins w:id="2132" w:author="Lynne Deng 邓玲玲" w:date="2026-04-21T11:05:00Z" w16du:dateUtc="2026-04-21T03:05:00Z">
        <w:r w:rsidR="0019032A"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18540CAC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0032F8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vmppDecJpegCapability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B76DA14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maxWidth;</w:t>
      </w:r>
    </w:p>
    <w:p w14:paraId="499928ED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maxHeight;</w:t>
      </w:r>
    </w:p>
    <w:p w14:paraId="13C3E916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minWidth;</w:t>
      </w:r>
    </w:p>
    <w:p w14:paraId="5DD1B46D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minHeight;</w:t>
      </w:r>
    </w:p>
    <w:p w14:paraId="5103A5B8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vmppJpegCodingMode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codingMode[</w:t>
      </w:r>
      <w:r w:rsidRPr="000032F8">
        <w:rPr>
          <w:rFonts w:ascii="Consolas" w:eastAsia="宋体" w:hAnsi="Consolas" w:cs="Fira Code"/>
          <w:color w:val="BD63C5"/>
          <w:kern w:val="0"/>
          <w:sz w:val="18"/>
          <w:szCs w:val="18"/>
        </w:rPr>
        <w:t>VMPP_DEC_MAX_CODING_MODE_NUM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>];</w:t>
      </w:r>
    </w:p>
    <w:p w14:paraId="13F961CF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pixelFormats[</w:t>
      </w:r>
      <w:r w:rsidRPr="000032F8">
        <w:rPr>
          <w:rFonts w:ascii="Consolas" w:eastAsia="宋体" w:hAnsi="Consolas" w:cs="Fira Code"/>
          <w:color w:val="BD63C5"/>
          <w:kern w:val="0"/>
          <w:sz w:val="18"/>
          <w:szCs w:val="18"/>
        </w:rPr>
        <w:t>VMPP_DEC_MAX_PIX_FMT_NUM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>];</w:t>
      </w:r>
    </w:p>
    <w:p w14:paraId="6129ED22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vmppDecJpegCapability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8FEB72F" w14:textId="77777777" w:rsidR="00F01B31" w:rsidRPr="001015A9" w:rsidRDefault="00F01B31" w:rsidP="00F01B31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p w14:paraId="54AA34AB" w14:textId="1CDF8A24" w:rsidR="00F61A6A" w:rsidRPr="00386C90" w:rsidRDefault="00F61A6A" w:rsidP="00F61A6A">
      <w:pPr>
        <w:pStyle w:val="3"/>
        <w:rPr>
          <w:rFonts w:hint="eastAsia"/>
        </w:rPr>
      </w:pPr>
      <w:bookmarkStart w:id="2133" w:name="_Toc227677607"/>
      <w:r>
        <w:t>3.</w:t>
      </w:r>
      <w:r w:rsidR="008C70B0">
        <w:t>2</w:t>
      </w:r>
      <w:r>
        <w:t>.1</w:t>
      </w:r>
      <w:ins w:id="2134" w:author="Lynne Deng 邓玲玲" w:date="2026-04-21T11:06:00Z" w16du:dateUtc="2026-04-21T03:06:00Z">
        <w:r w:rsidR="0019032A">
          <w:rPr>
            <w:rFonts w:hint="eastAsia"/>
          </w:rPr>
          <w:t>6</w:t>
        </w:r>
      </w:ins>
      <w:del w:id="2135" w:author="Lynne Deng 邓玲玲" w:date="2026-04-21T11:06:00Z" w16du:dateUtc="2026-04-21T03:06:00Z">
        <w:r w:rsidDel="0019032A">
          <w:delText>3</w:delText>
        </w:r>
      </w:del>
      <w:r>
        <w:t xml:space="preserve"> </w:t>
      </w:r>
      <w:r w:rsidR="00AA60CF" w:rsidRPr="00AA60CF">
        <w:t>vmppDecVideoCapability</w:t>
      </w:r>
      <w:bookmarkEnd w:id="2133"/>
    </w:p>
    <w:p w14:paraId="20B36DEC" w14:textId="588FA0EC" w:rsidR="00F61A6A" w:rsidRDefault="007B503F" w:rsidP="00F61A6A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Video</w:t>
      </w:r>
      <w:r w:rsidR="00F61A6A">
        <w:rPr>
          <w:rFonts w:ascii="Times New Roman" w:eastAsia="宋体" w:hAnsi="Times New Roman" w:cs="Times New Roman" w:hint="eastAsia"/>
        </w:rPr>
        <w:t>解码器能力集</w:t>
      </w:r>
      <w:ins w:id="2136" w:author="Lynne Deng 邓玲玲" w:date="2026-04-21T11:06:00Z" w16du:dateUtc="2026-04-21T03:06:00Z">
        <w:r w:rsidR="0019032A" w:rsidRPr="007E5F63">
          <w:rPr>
            <w:rFonts w:ascii="Times New Roman" w:eastAsia="宋体" w:hAnsi="Times New Roman" w:cs="Times New Roman"/>
          </w:rPr>
          <w:t>，具体定义如下：</w:t>
        </w:r>
      </w:ins>
    </w:p>
    <w:p w14:paraId="1FA3BF32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C0FB9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vmppDecVideoCapability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7EAB202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bitDepth;</w:t>
      </w:r>
    </w:p>
    <w:p w14:paraId="31BBF68E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maxWidth;</w:t>
      </w:r>
    </w:p>
    <w:p w14:paraId="12EE7AC8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maxHeight;</w:t>
      </w:r>
    </w:p>
    <w:p w14:paraId="61E91249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uint16_t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minWidth;</w:t>
      </w:r>
    </w:p>
    <w:p w14:paraId="456F6D3C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uint16_t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minHeight;</w:t>
      </w:r>
    </w:p>
    <w:p w14:paraId="5EBE7428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vmppVideoProfile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maxProFile;</w:t>
      </w:r>
    </w:p>
    <w:p w14:paraId="4B7B08CF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vmppVideoLevel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maxLevel;</w:t>
      </w:r>
    </w:p>
    <w:p w14:paraId="4A0DC4B7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pixelFormats[</w:t>
      </w:r>
      <w:r w:rsidRPr="007C0FB9">
        <w:rPr>
          <w:rFonts w:ascii="Consolas" w:eastAsia="宋体" w:hAnsi="Consolas" w:cs="Fira Code"/>
          <w:color w:val="BD63C5"/>
          <w:kern w:val="0"/>
          <w:sz w:val="18"/>
          <w:szCs w:val="18"/>
        </w:rPr>
        <w:t>VMPP_DEC_MAX_PIX_FMT_NUM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>];</w:t>
      </w:r>
    </w:p>
    <w:p w14:paraId="0D408051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vmppDecVideoCapability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1FFD3AD7" w14:textId="77777777" w:rsidR="00F61A6A" w:rsidRPr="001015A9" w:rsidRDefault="00F61A6A" w:rsidP="00F61A6A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p w14:paraId="0CAEB253" w14:textId="3628BEF7" w:rsidR="00A473D6" w:rsidRPr="00386C90" w:rsidDel="00D53181" w:rsidRDefault="00A473D6" w:rsidP="00A473D6">
      <w:pPr>
        <w:pStyle w:val="3"/>
        <w:rPr>
          <w:del w:id="2137" w:author="Lynne Deng 邓玲玲" w:date="2026-04-21T10:42:00Z" w16du:dateUtc="2026-04-21T02:42:00Z"/>
          <w:rFonts w:hint="eastAsia"/>
        </w:rPr>
      </w:pPr>
      <w:del w:id="2138" w:author="Lynne Deng 邓玲玲" w:date="2026-04-21T10:42:00Z" w16du:dateUtc="2026-04-21T02:42:00Z">
        <w:r w:rsidDel="00D53181">
          <w:delText>3.</w:delText>
        </w:r>
        <w:r w:rsidR="008C70B0" w:rsidDel="00D53181">
          <w:delText>2</w:delText>
        </w:r>
        <w:r w:rsidDel="00D53181">
          <w:delText xml:space="preserve">.14 </w:delText>
        </w:r>
        <w:r w:rsidRPr="00A473D6" w:rsidDel="00D53181">
          <w:delText>vmppDecStreamInfo</w:delText>
        </w:r>
      </w:del>
    </w:p>
    <w:p w14:paraId="24FBDECA" w14:textId="02DC68A8" w:rsidR="00A473D6" w:rsidDel="00D53181" w:rsidRDefault="00A473D6" w:rsidP="00A473D6">
      <w:pPr>
        <w:widowControl/>
        <w:shd w:val="clear" w:color="auto" w:fill="FFFFFF"/>
        <w:spacing w:line="300" w:lineRule="atLeast"/>
        <w:jc w:val="left"/>
        <w:rPr>
          <w:del w:id="2139" w:author="Lynne Deng 邓玲玲" w:date="2026-04-21T10:42:00Z" w16du:dateUtc="2026-04-21T02:42:00Z"/>
          <w:rFonts w:ascii="Times New Roman" w:eastAsia="宋体" w:hAnsi="Times New Roman" w:cs="Times New Roman"/>
        </w:rPr>
      </w:pPr>
      <w:del w:id="2140" w:author="Lynne Deng 邓玲玲" w:date="2026-04-21T10:42:00Z" w16du:dateUtc="2026-04-21T02:42:00Z">
        <w:r w:rsidDel="00D53181">
          <w:rPr>
            <w:rFonts w:ascii="Times New Roman" w:eastAsia="宋体" w:hAnsi="Times New Roman" w:cs="Times New Roman" w:hint="eastAsia"/>
          </w:rPr>
          <w:delText>解码</w:delText>
        </w:r>
        <w:r w:rsidR="00C03952" w:rsidDel="00D53181">
          <w:rPr>
            <w:rFonts w:ascii="Times New Roman" w:eastAsia="宋体" w:hAnsi="Times New Roman" w:cs="Times New Roman" w:hint="eastAsia"/>
          </w:rPr>
          <w:delText>流信息</w:delText>
        </w:r>
      </w:del>
    </w:p>
    <w:p w14:paraId="5A42CB2D" w14:textId="3D547559" w:rsidR="006D3FD0" w:rsidRPr="006D3FD0" w:rsidDel="00D53181" w:rsidRDefault="006D3FD0" w:rsidP="006D3FD0">
      <w:pPr>
        <w:widowControl/>
        <w:shd w:val="clear" w:color="auto" w:fill="FFFFFF"/>
        <w:spacing w:line="300" w:lineRule="atLeast"/>
        <w:jc w:val="left"/>
        <w:rPr>
          <w:del w:id="2141" w:author="Lynne Deng 邓玲玲" w:date="2026-04-21T10:42:00Z" w16du:dateUtc="2026-04-21T02:42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42" w:author="Lynne Deng 邓玲玲" w:date="2026-04-21T10:42:00Z" w16du:dateUtc="2026-04-21T02:42:00Z">
        <w:r w:rsidRPr="006D3FD0" w:rsidDel="00D53181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typedef</w:delText>
        </w:r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6D3FD0" w:rsidDel="00D53181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struct</w:delText>
        </w:r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RPr="006D3FD0" w:rsidDel="00D53181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vmppDecStreamInfo</w:delText>
        </w:r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{</w:delText>
        </w:r>
      </w:del>
    </w:p>
    <w:p w14:paraId="4F797070" w14:textId="5C847331" w:rsidR="006D3FD0" w:rsidRPr="006D3FD0" w:rsidDel="00D53181" w:rsidRDefault="006D3FD0" w:rsidP="006D3FD0">
      <w:pPr>
        <w:widowControl/>
        <w:shd w:val="clear" w:color="auto" w:fill="FFFFFF"/>
        <w:spacing w:line="300" w:lineRule="atLeast"/>
        <w:jc w:val="left"/>
        <w:rPr>
          <w:del w:id="2143" w:author="Lynne Deng 邓玲玲" w:date="2026-04-21T10:42:00Z" w16du:dateUtc="2026-04-21T02:42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44" w:author="Lynne Deng 邓玲玲" w:date="2026-04-21T10:42:00Z" w16du:dateUtc="2026-04-21T02:42:00Z"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6D3FD0" w:rsidDel="00D53181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width;</w:delText>
        </w:r>
      </w:del>
    </w:p>
    <w:p w14:paraId="00DB5288" w14:textId="7785D735" w:rsidR="006D3FD0" w:rsidRPr="006D3FD0" w:rsidDel="00D53181" w:rsidRDefault="006D3FD0" w:rsidP="006D3FD0">
      <w:pPr>
        <w:widowControl/>
        <w:shd w:val="clear" w:color="auto" w:fill="FFFFFF"/>
        <w:spacing w:line="300" w:lineRule="atLeast"/>
        <w:jc w:val="left"/>
        <w:rPr>
          <w:del w:id="2145" w:author="Lynne Deng 邓玲玲" w:date="2026-04-21T10:42:00Z" w16du:dateUtc="2026-04-21T02:42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46" w:author="Lynne Deng 邓玲玲" w:date="2026-04-21T10:42:00Z" w16du:dateUtc="2026-04-21T02:42:00Z"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6D3FD0" w:rsidDel="00D53181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height;</w:delText>
        </w:r>
      </w:del>
    </w:p>
    <w:p w14:paraId="78F9D6B6" w14:textId="53A3F298" w:rsidR="006D3FD0" w:rsidRPr="006D3FD0" w:rsidDel="00D53181" w:rsidRDefault="006D3FD0" w:rsidP="006D3FD0">
      <w:pPr>
        <w:widowControl/>
        <w:shd w:val="clear" w:color="auto" w:fill="FFFFFF"/>
        <w:spacing w:line="300" w:lineRule="atLeast"/>
        <w:jc w:val="left"/>
        <w:rPr>
          <w:del w:id="2147" w:author="Lynne Deng 邓玲玲" w:date="2026-04-21T10:42:00Z" w16du:dateUtc="2026-04-21T02:42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48" w:author="Lynne Deng 邓玲玲" w:date="2026-04-21T10:42:00Z" w16du:dateUtc="2026-04-21T02:42:00Z"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6D3FD0" w:rsidDel="00D53181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fps;</w:delText>
        </w:r>
      </w:del>
    </w:p>
    <w:p w14:paraId="23AF03E0" w14:textId="045ADBF2" w:rsidR="006D3FD0" w:rsidRPr="006D3FD0" w:rsidDel="00D53181" w:rsidRDefault="006D3FD0" w:rsidP="006D3FD0">
      <w:pPr>
        <w:widowControl/>
        <w:shd w:val="clear" w:color="auto" w:fill="FFFFFF"/>
        <w:spacing w:line="300" w:lineRule="atLeast"/>
        <w:jc w:val="left"/>
        <w:rPr>
          <w:del w:id="2149" w:author="Lynne Deng 邓玲玲" w:date="2026-04-21T10:42:00Z" w16du:dateUtc="2026-04-21T02:42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50" w:author="Lynne Deng 邓玲玲" w:date="2026-04-21T10:42:00Z" w16du:dateUtc="2026-04-21T02:42:00Z"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6D3FD0" w:rsidDel="00D53181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pixelSize;</w:delText>
        </w:r>
      </w:del>
    </w:p>
    <w:p w14:paraId="0C345BDB" w14:textId="3DA32412" w:rsidR="006D3FD0" w:rsidRPr="006D3FD0" w:rsidDel="00D53181" w:rsidRDefault="006D3FD0" w:rsidP="006D3FD0">
      <w:pPr>
        <w:widowControl/>
        <w:shd w:val="clear" w:color="auto" w:fill="FFFFFF"/>
        <w:spacing w:line="300" w:lineRule="atLeast"/>
        <w:jc w:val="left"/>
        <w:rPr>
          <w:del w:id="2151" w:author="Lynne Deng 邓玲玲" w:date="2026-04-21T10:42:00Z" w16du:dateUtc="2026-04-21T02:42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52" w:author="Lynne Deng 邓玲玲" w:date="2026-04-21T10:42:00Z" w16du:dateUtc="2026-04-21T02:42:00Z"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} </w:delText>
        </w:r>
        <w:r w:rsidRPr="006D3FD0" w:rsidDel="00D53181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vmppDecStreamInfo</w:delText>
        </w:r>
        <w:r w:rsidRPr="006D3FD0" w:rsidDel="00D53181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;</w:delText>
        </w:r>
      </w:del>
    </w:p>
    <w:p w14:paraId="7936E4DD" w14:textId="30FC3CB2" w:rsidR="00A473D6" w:rsidDel="00D53181" w:rsidRDefault="00A473D6" w:rsidP="00A473D6">
      <w:pPr>
        <w:rPr>
          <w:del w:id="2153" w:author="Lynne Deng 邓玲玲" w:date="2026-04-21T10:42:00Z" w16du:dateUtc="2026-04-21T02:42:00Z"/>
          <w:rFonts w:ascii="Times New Roman" w:eastAsia="宋体" w:hAnsi="Times New Roman" w:cs="Times New Roman"/>
        </w:rPr>
      </w:pPr>
      <w:del w:id="2154" w:author="Lynne Deng 邓玲玲" w:date="2026-04-21T10:42:00Z" w16du:dateUtc="2026-04-21T02:42:00Z">
        <w:r w:rsidRPr="007E5F63" w:rsidDel="00D53181">
          <w:rPr>
            <w:rFonts w:ascii="Times New Roman" w:eastAsia="宋体" w:hAnsi="Times New Roman" w:cs="Times New Roman" w:hint="eastAsia"/>
          </w:rPr>
          <w:delText>定义位于</w:delText>
        </w:r>
        <w:r w:rsidDel="00D53181">
          <w:rPr>
            <w:rFonts w:ascii="Times New Roman" w:eastAsia="宋体" w:hAnsi="Times New Roman" w:cs="Times New Roman" w:hint="eastAsia"/>
          </w:rPr>
          <w:delText>vmpp</w:delText>
        </w:r>
        <w:r w:rsidDel="00D53181">
          <w:rPr>
            <w:rFonts w:ascii="Times New Roman" w:eastAsia="宋体" w:hAnsi="Times New Roman" w:cs="Times New Roman"/>
          </w:rPr>
          <w:delText>_dec_defs</w:delText>
        </w:r>
        <w:r w:rsidRPr="007E5F63" w:rsidDel="00D53181">
          <w:rPr>
            <w:rFonts w:ascii="Times New Roman" w:eastAsia="宋体" w:hAnsi="Times New Roman" w:cs="Times New Roman"/>
          </w:rPr>
          <w:delText>.h</w:delText>
        </w:r>
      </w:del>
    </w:p>
    <w:p w14:paraId="46CBC5BE" w14:textId="431D51BF" w:rsidR="001F70F7" w:rsidRPr="00386C90" w:rsidDel="004C69CF" w:rsidRDefault="001F70F7" w:rsidP="001F70F7">
      <w:pPr>
        <w:pStyle w:val="3"/>
        <w:rPr>
          <w:del w:id="2155" w:author="Lynne Deng 邓玲玲" w:date="2026-04-21T10:49:00Z" w16du:dateUtc="2026-04-21T02:49:00Z"/>
          <w:rFonts w:hint="eastAsia"/>
        </w:rPr>
      </w:pPr>
      <w:del w:id="2156" w:author="Lynne Deng 邓玲玲" w:date="2026-04-21T10:49:00Z" w16du:dateUtc="2026-04-21T02:49:00Z">
        <w:r w:rsidDel="004C69CF">
          <w:delText>3.</w:delText>
        </w:r>
        <w:r w:rsidR="008C70B0" w:rsidDel="004C69CF">
          <w:delText>2</w:delText>
        </w:r>
        <w:r w:rsidDel="004C69CF">
          <w:delText xml:space="preserve">.15 </w:delText>
        </w:r>
        <w:r w:rsidRPr="00A473D6" w:rsidDel="004C69CF">
          <w:delText>vmpp</w:delText>
        </w:r>
        <w:r w:rsidR="00485928" w:rsidDel="004C69CF">
          <w:rPr>
            <w:rFonts w:hint="eastAsia"/>
          </w:rPr>
          <w:delText>SEI</w:delText>
        </w:r>
      </w:del>
    </w:p>
    <w:p w14:paraId="0A193C16" w14:textId="41D88431" w:rsidR="00C17934" w:rsidDel="004C69CF" w:rsidRDefault="00C17934" w:rsidP="00C17934">
      <w:pPr>
        <w:rPr>
          <w:del w:id="2157" w:author="Lynne Deng 邓玲玲" w:date="2026-04-21T10:49:00Z" w16du:dateUtc="2026-04-21T02:49:00Z"/>
          <w:rFonts w:ascii="Times New Roman" w:eastAsia="宋体" w:hAnsi="Times New Roman" w:cs="Times New Roman"/>
        </w:rPr>
      </w:pPr>
      <w:del w:id="2158" w:author="Lynne Deng 邓玲玲" w:date="2026-04-21T10:49:00Z" w16du:dateUtc="2026-04-21T02:49:00Z">
        <w:r w:rsidDel="004C69CF">
          <w:delText>SEI</w:delText>
        </w:r>
        <w:r w:rsidDel="004C69CF">
          <w:rPr>
            <w:rFonts w:ascii="Times New Roman" w:eastAsia="宋体" w:hAnsi="Times New Roman" w:cs="Times New Roman" w:hint="eastAsia"/>
          </w:rPr>
          <w:delText>参数结构体</w:delText>
        </w:r>
      </w:del>
      <w:del w:id="2159" w:author="Lynne Deng 邓玲玲" w:date="2026-04-21T10:35:00Z" w16du:dateUtc="2026-04-21T02:35:00Z">
        <w:r w:rsidDel="001E22E6">
          <w:rPr>
            <w:rFonts w:ascii="Times New Roman" w:eastAsia="宋体" w:hAnsi="Times New Roman" w:cs="Times New Roman" w:hint="eastAsia"/>
          </w:rPr>
          <w:delText>：</w:delText>
        </w:r>
      </w:del>
    </w:p>
    <w:p w14:paraId="0522C3FB" w14:textId="155EC037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60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61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typedef</w:delText>
        </w:r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Del="004C69CF">
          <w:rPr>
            <w:rFonts w:ascii="Consolas" w:eastAsia="宋体" w:hAnsi="Consolas" w:cs="Fira Code"/>
            <w:color w:val="0000FF"/>
            <w:kern w:val="0"/>
            <w:sz w:val="18"/>
            <w:szCs w:val="18"/>
          </w:rPr>
          <w:delText>struct</w:delText>
        </w:r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</w:delText>
        </w:r>
        <w:r w:rsidDel="004C69CF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vmpplSEI</w:delText>
        </w:r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{</w:delText>
        </w:r>
      </w:del>
    </w:p>
    <w:p w14:paraId="21C51933" w14:textId="0ACC8E59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62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63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/** !!!NOTEs: SEI NAL type,</w:delText>
        </w:r>
      </w:del>
    </w:p>
    <w:p w14:paraId="21648907" w14:textId="7FD00E0C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64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65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     * for HEVC, this should be </w:delText>
        </w:r>
        <w:r w:rsidRPr="00BC7408"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vmpp_SEI_PREFIX </w:delText>
        </w:r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or </w:delText>
        </w:r>
        <w:r w:rsidRPr="00BC7408"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vmpp_SEI_</w:delText>
        </w:r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SUFFI</w:delText>
        </w:r>
      </w:del>
    </w:p>
    <w:p w14:paraId="28E9A0AB" w14:textId="6A30B7E3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66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67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     * for H264, this will always be treated as </w:delText>
        </w:r>
        <w:r w:rsidRPr="00BC7408"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vmpp_SEI_PREFIX</w:delText>
        </w:r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*/</w:delText>
        </w:r>
      </w:del>
    </w:p>
    <w:p w14:paraId="25C592C5" w14:textId="13CED9FB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68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69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F66062" w:rsidDel="004C69CF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vmppSEINalType</w:delText>
        </w:r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                  nalType;</w:delText>
        </w:r>
      </w:del>
    </w:p>
    <w:p w14:paraId="279C5075" w14:textId="018D2477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70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32C75785" w14:textId="44254551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71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72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/** !!!NOTEs: SEI payload type, e.g. 1 for picture timing.</w:delText>
        </w:r>
      </w:del>
    </w:p>
    <w:p w14:paraId="247559F1" w14:textId="0F60CE3E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73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74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 * for HEVC, please see ITU-T Rec. H.265 (11/2019), Annex D.2.1 for reference</w:delText>
        </w:r>
      </w:del>
    </w:p>
    <w:p w14:paraId="4508371C" w14:textId="75739789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75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76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     * for H264, please see ITU-T Rec. H.264 (06/2019), Annex D.1.1 for reference */</w:delText>
        </w:r>
      </w:del>
    </w:p>
    <w:p w14:paraId="67370EBA" w14:textId="429DAA88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77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78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RPr="00146462" w:rsidDel="004C69CF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vmppSEIPayloadType</w:delText>
        </w:r>
        <w:r w:rsidDel="004C69CF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 xml:space="preserve">              </w:delText>
        </w:r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payloadType;</w:delText>
        </w:r>
      </w:del>
    </w:p>
    <w:p w14:paraId="463CE271" w14:textId="35A3F36E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79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28C7DFF8" w14:textId="64324384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80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81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Del="004C69CF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uint32_t</w:delText>
        </w:r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                       payloadDataSize;  </w:delText>
        </w:r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 xml:space="preserve"> // SEI payload data length</w:delText>
        </w:r>
      </w:del>
    </w:p>
    <w:p w14:paraId="16E7FB8C" w14:textId="729CB46B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82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83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    </w:delText>
        </w:r>
        <w:r w:rsidDel="004C69CF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uint8_t</w:delText>
        </w:r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 *                       pPayloadData;      </w:delText>
        </w:r>
        <w:r w:rsidDel="004C69CF">
          <w:rPr>
            <w:rFonts w:ascii="Consolas" w:eastAsia="宋体" w:hAnsi="Consolas" w:cs="Fira Code"/>
            <w:color w:val="008000"/>
            <w:kern w:val="0"/>
            <w:sz w:val="18"/>
            <w:szCs w:val="18"/>
          </w:rPr>
          <w:delText>// SEI payload data</w:delText>
        </w:r>
      </w:del>
    </w:p>
    <w:p w14:paraId="5CA9E427" w14:textId="5F2D3BE7" w:rsidR="00C17934" w:rsidDel="004C69CF" w:rsidRDefault="00C17934" w:rsidP="00C17934">
      <w:pPr>
        <w:widowControl/>
        <w:shd w:val="clear" w:color="auto" w:fill="FFFFFF"/>
        <w:spacing w:line="300" w:lineRule="atLeast"/>
        <w:jc w:val="left"/>
        <w:rPr>
          <w:del w:id="2184" w:author="Lynne Deng 邓玲玲" w:date="2026-04-21T10:49:00Z" w16du:dateUtc="2026-04-21T02:49:00Z"/>
          <w:rFonts w:ascii="Consolas" w:eastAsia="宋体" w:hAnsi="Consolas" w:cs="Fira Code"/>
          <w:color w:val="000000"/>
          <w:kern w:val="0"/>
          <w:sz w:val="18"/>
          <w:szCs w:val="18"/>
        </w:rPr>
      </w:pPr>
      <w:del w:id="2185" w:author="Lynne Deng 邓玲玲" w:date="2026-04-21T10:49:00Z" w16du:dateUtc="2026-04-21T02:49:00Z"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 xml:space="preserve">} </w:delText>
        </w:r>
        <w:r w:rsidDel="004C69CF">
          <w:rPr>
            <w:rFonts w:ascii="Consolas" w:eastAsia="宋体" w:hAnsi="Consolas" w:cs="Fira Code"/>
            <w:color w:val="2B91AF"/>
            <w:kern w:val="0"/>
            <w:sz w:val="18"/>
            <w:szCs w:val="18"/>
          </w:rPr>
          <w:delText>vmppSEI</w:delText>
        </w:r>
        <w:r w:rsidDel="004C69CF">
          <w:rPr>
            <w:rFonts w:ascii="Consolas" w:eastAsia="宋体" w:hAnsi="Consolas" w:cs="Fira Code"/>
            <w:color w:val="000000"/>
            <w:kern w:val="0"/>
            <w:sz w:val="18"/>
            <w:szCs w:val="18"/>
          </w:rPr>
          <w:delText>;</w:delText>
        </w:r>
      </w:del>
    </w:p>
    <w:p w14:paraId="7CA29224" w14:textId="64D382E1" w:rsidR="00C17934" w:rsidDel="004C69CF" w:rsidRDefault="00C17934" w:rsidP="00C17934">
      <w:pPr>
        <w:rPr>
          <w:del w:id="2186" w:author="Lynne Deng 邓玲玲" w:date="2026-04-21T10:49:00Z" w16du:dateUtc="2026-04-21T02:49:00Z"/>
          <w:rFonts w:ascii="Times New Roman" w:eastAsia="宋体" w:hAnsi="Times New Roman" w:cs="Times New Roman"/>
        </w:rPr>
      </w:pPr>
      <w:del w:id="2187" w:author="Lynne Deng 邓玲玲" w:date="2026-04-21T10:49:00Z" w16du:dateUtc="2026-04-21T02:49:00Z">
        <w:r w:rsidDel="004C69CF">
          <w:rPr>
            <w:rFonts w:ascii="Times New Roman" w:eastAsia="宋体" w:hAnsi="Times New Roman" w:cs="Times New Roman"/>
          </w:rPr>
          <w:delText>定义位于</w:delText>
        </w:r>
        <w:r w:rsidDel="004C69CF">
          <w:rPr>
            <w:rFonts w:ascii="Times New Roman" w:eastAsia="宋体" w:hAnsi="Times New Roman" w:cs="Times New Roman" w:hint="eastAsia"/>
          </w:rPr>
          <w:delText>vmpp</w:delText>
        </w:r>
        <w:r w:rsidDel="004C69CF">
          <w:rPr>
            <w:rFonts w:ascii="Times New Roman" w:eastAsia="宋体" w:hAnsi="Times New Roman" w:cs="Times New Roman"/>
          </w:rPr>
          <w:delText>_common.h</w:delText>
        </w:r>
      </w:del>
    </w:p>
    <w:p w14:paraId="41C2B843" w14:textId="2575A907" w:rsidR="001E22E6" w:rsidRPr="00386C90" w:rsidRDefault="001E22E6" w:rsidP="001E22E6">
      <w:pPr>
        <w:pStyle w:val="3"/>
        <w:rPr>
          <w:ins w:id="2188" w:author="Lynne Deng 邓玲玲" w:date="2026-04-21T10:34:00Z" w16du:dateUtc="2026-04-21T02:34:00Z"/>
          <w:rFonts w:hint="eastAsia"/>
        </w:rPr>
      </w:pPr>
      <w:bookmarkStart w:id="2189" w:name="_Toc227677608"/>
      <w:ins w:id="2190" w:author="Lynne Deng 邓玲玲" w:date="2026-04-21T10:34:00Z" w16du:dateUtc="2026-04-21T02:34:00Z">
        <w:r>
          <w:t>3.2.1</w:t>
        </w:r>
      </w:ins>
      <w:ins w:id="2191" w:author="Lynne Deng 邓玲玲" w:date="2026-04-21T11:06:00Z" w16du:dateUtc="2026-04-21T03:06:00Z">
        <w:r w:rsidR="0019032A">
          <w:rPr>
            <w:rFonts w:hint="eastAsia"/>
          </w:rPr>
          <w:t>7</w:t>
        </w:r>
      </w:ins>
      <w:ins w:id="2192" w:author="Lynne Deng 邓玲玲" w:date="2026-04-21T10:43:00Z" w16du:dateUtc="2026-04-21T02:43:00Z">
        <w:r w:rsidR="00B826DF" w:rsidRPr="00B826DF">
          <w:rPr>
            <w:rFonts w:hint="eastAsia"/>
          </w:rPr>
          <w:t xml:space="preserve"> vmppSliceInfo</w:t>
        </w:r>
      </w:ins>
      <w:bookmarkEnd w:id="2189"/>
    </w:p>
    <w:p w14:paraId="096DCDB8" w14:textId="1FEF3FCC" w:rsidR="001E22E6" w:rsidRPr="001015A9" w:rsidRDefault="001E22E6" w:rsidP="00A473D6">
      <w:pPr>
        <w:rPr>
          <w:rFonts w:ascii="Times New Roman" w:eastAsia="宋体" w:hAnsi="Times New Roman" w:cs="Times New Roman"/>
        </w:rPr>
      </w:pPr>
      <w:ins w:id="2193" w:author="Lynne Deng 邓玲玲" w:date="2026-04-21T10:34:00Z" w16du:dateUtc="2026-04-21T02:34:00Z">
        <w:r>
          <w:rPr>
            <w:rFonts w:ascii="Times New Roman" w:eastAsia="宋体" w:hAnsi="Times New Roman" w:cs="Times New Roman" w:hint="eastAsia"/>
          </w:rPr>
          <w:t>Video Slice</w:t>
        </w:r>
        <w:r>
          <w:rPr>
            <w:rFonts w:ascii="Times New Roman" w:eastAsia="宋体" w:hAnsi="Times New Roman" w:cs="Times New Roman" w:hint="eastAsia"/>
          </w:rPr>
          <w:t>信息</w:t>
        </w:r>
        <w:bookmarkStart w:id="2194" w:name="OLE_LINK57"/>
        <w:r>
          <w:rPr>
            <w:rFonts w:ascii="Times New Roman" w:eastAsia="宋体" w:hAnsi="Times New Roman" w:cs="Times New Roman" w:hint="eastAsia"/>
          </w:rPr>
          <w:t>，具体定义</w:t>
        </w:r>
      </w:ins>
      <w:ins w:id="2195" w:author="Lynne Deng 邓玲玲" w:date="2026-04-21T10:35:00Z" w16du:dateUtc="2026-04-21T02:35:00Z">
        <w:r>
          <w:rPr>
            <w:rFonts w:ascii="Times New Roman" w:eastAsia="宋体" w:hAnsi="Times New Roman" w:cs="Times New Roman" w:hint="eastAsia"/>
          </w:rPr>
          <w:t>如下：</w:t>
        </w:r>
      </w:ins>
      <w:bookmarkEnd w:id="2194"/>
    </w:p>
    <w:p w14:paraId="718A62E9" w14:textId="77777777" w:rsidR="001E22E6" w:rsidRPr="001E22E6" w:rsidRDefault="001E22E6" w:rsidP="001E22E6">
      <w:pPr>
        <w:rPr>
          <w:ins w:id="2196" w:author="Lynne Deng 邓玲玲" w:date="2026-04-21T10:33:00Z"/>
          <w:rFonts w:ascii="Consolas" w:eastAsia="宋体" w:hAnsi="Consolas" w:cs="Fira Code"/>
          <w:color w:val="2B91AF"/>
          <w:kern w:val="0"/>
          <w:sz w:val="18"/>
          <w:szCs w:val="18"/>
          <w:rPrChange w:id="2197" w:author="Lynne Deng 邓玲玲" w:date="2026-04-21T10:34:00Z" w16du:dateUtc="2026-04-21T02:34:00Z">
            <w:rPr>
              <w:ins w:id="2198" w:author="Lynne Deng 邓玲玲" w:date="2026-04-21T10:33:00Z"/>
              <w:rFonts w:ascii="Times New Roman" w:eastAsia="宋体" w:hAnsi="Times New Roman" w:cs="Times New Roman"/>
            </w:rPr>
          </w:rPrChange>
        </w:rPr>
      </w:pPr>
      <w:ins w:id="2199" w:author="Lynne Deng 邓玲玲" w:date="2026-04-21T10:33:00Z">
        <w:r w:rsidRPr="001E22E6">
          <w:rPr>
            <w:rFonts w:ascii="Consolas" w:eastAsia="宋体" w:hAnsi="Consolas" w:cs="Fira Code"/>
            <w:color w:val="0000FF"/>
            <w:kern w:val="0"/>
            <w:sz w:val="18"/>
            <w:szCs w:val="18"/>
            <w:rPrChange w:id="2200" w:author="Lynne Deng 邓玲玲" w:date="2026-04-21T10:33:00Z" w16du:dateUtc="2026-04-21T02:33:00Z">
              <w:rPr>
                <w:rFonts w:ascii="Times New Roman" w:eastAsia="宋体" w:hAnsi="Times New Roman" w:cs="Times New Roman"/>
              </w:rPr>
            </w:rPrChange>
          </w:rPr>
          <w:t>typedef struct</w:t>
        </w:r>
        <w:r w:rsidRPr="001E22E6">
          <w:rPr>
            <w:rFonts w:ascii="Times New Roman" w:eastAsia="宋体" w:hAnsi="Times New Roman" w:cs="Times New Roman"/>
          </w:rPr>
          <w:t xml:space="preserve"> </w:t>
        </w:r>
        <w:bookmarkStart w:id="2201" w:name="OLE_LINK60"/>
        <w:r w:rsidRPr="001E22E6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202" w:author="Lynne Deng 邓玲玲" w:date="2026-04-21T10:33:00Z" w16du:dateUtc="2026-04-21T02:33:00Z">
              <w:rPr>
                <w:rFonts w:ascii="Times New Roman" w:eastAsia="宋体" w:hAnsi="Times New Roman" w:cs="Times New Roman"/>
              </w:rPr>
            </w:rPrChange>
          </w:rPr>
          <w:t>vmppSliceInfo</w:t>
        </w:r>
        <w:bookmarkEnd w:id="2201"/>
        <w:r w:rsidRPr="001E22E6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203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 xml:space="preserve"> </w:t>
        </w:r>
        <w:r w:rsidRPr="001E22E6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2204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{</w:t>
        </w:r>
      </w:ins>
    </w:p>
    <w:p w14:paraId="65016C45" w14:textId="77777777" w:rsidR="001E22E6" w:rsidRPr="001E22E6" w:rsidRDefault="001E22E6" w:rsidP="001E22E6">
      <w:pPr>
        <w:rPr>
          <w:ins w:id="2205" w:author="Lynne Deng 邓玲玲" w:date="2026-04-21T10:33:00Z"/>
          <w:rFonts w:ascii="Consolas" w:eastAsia="宋体" w:hAnsi="Consolas" w:cs="Fira Code"/>
          <w:color w:val="2B91AF"/>
          <w:kern w:val="0"/>
          <w:sz w:val="18"/>
          <w:szCs w:val="18"/>
          <w:rPrChange w:id="2206" w:author="Lynne Deng 邓玲玲" w:date="2026-04-21T10:34:00Z" w16du:dateUtc="2026-04-21T02:34:00Z">
            <w:rPr>
              <w:ins w:id="2207" w:author="Lynne Deng 邓玲玲" w:date="2026-04-21T10:33:00Z"/>
              <w:rFonts w:ascii="Times New Roman" w:eastAsia="宋体" w:hAnsi="Times New Roman" w:cs="Times New Roman"/>
            </w:rPr>
          </w:rPrChange>
        </w:rPr>
      </w:pPr>
      <w:ins w:id="2208" w:author="Lynne Deng 邓玲玲" w:date="2026-04-21T10:33:00Z">
        <w:r w:rsidRPr="001E22E6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209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    vmppVideoField      </w:t>
        </w:r>
        <w:r w:rsidRPr="001E22E6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2210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picStruct;</w:t>
        </w:r>
      </w:ins>
    </w:p>
    <w:p w14:paraId="02A37500" w14:textId="77777777" w:rsidR="001E22E6" w:rsidRPr="001E22E6" w:rsidRDefault="001E22E6" w:rsidP="001E22E6">
      <w:pPr>
        <w:rPr>
          <w:ins w:id="2211" w:author="Lynne Deng 邓玲玲" w:date="2026-04-21T10:33:00Z"/>
          <w:rFonts w:ascii="Consolas" w:eastAsia="宋体" w:hAnsi="Consolas" w:cs="Fira Code"/>
          <w:color w:val="2B91AF"/>
          <w:kern w:val="0"/>
          <w:sz w:val="18"/>
          <w:szCs w:val="18"/>
          <w:rPrChange w:id="2212" w:author="Lynne Deng 邓玲玲" w:date="2026-04-21T10:34:00Z" w16du:dateUtc="2026-04-21T02:34:00Z">
            <w:rPr>
              <w:ins w:id="2213" w:author="Lynne Deng 邓玲玲" w:date="2026-04-21T10:33:00Z"/>
              <w:rFonts w:ascii="Times New Roman" w:eastAsia="宋体" w:hAnsi="Times New Roman" w:cs="Times New Roman"/>
            </w:rPr>
          </w:rPrChange>
        </w:rPr>
      </w:pPr>
      <w:ins w:id="2214" w:author="Lynne Deng 邓玲玲" w:date="2026-04-21T10:33:00Z">
        <w:r w:rsidRPr="001E22E6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215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    uint32_t            </w:t>
        </w:r>
        <w:r w:rsidRPr="001E22E6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2216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isFirstField;</w:t>
        </w:r>
      </w:ins>
    </w:p>
    <w:p w14:paraId="53CC43FC" w14:textId="77777777" w:rsidR="001E22E6" w:rsidRPr="001E22E6" w:rsidRDefault="001E22E6" w:rsidP="001E22E6">
      <w:pPr>
        <w:rPr>
          <w:ins w:id="2217" w:author="Lynne Deng 邓玲玲" w:date="2026-04-21T10:33:00Z"/>
          <w:rFonts w:ascii="Consolas" w:eastAsia="宋体" w:hAnsi="Consolas" w:cs="Fira Code"/>
          <w:color w:val="2B91AF"/>
          <w:kern w:val="0"/>
          <w:sz w:val="18"/>
          <w:szCs w:val="18"/>
          <w:rPrChange w:id="2218" w:author="Lynne Deng 邓玲玲" w:date="2026-04-21T10:34:00Z" w16du:dateUtc="2026-04-21T02:34:00Z">
            <w:rPr>
              <w:ins w:id="2219" w:author="Lynne Deng 邓玲玲" w:date="2026-04-21T10:33:00Z"/>
              <w:rFonts w:ascii="Times New Roman" w:eastAsia="宋体" w:hAnsi="Times New Roman" w:cs="Times New Roman"/>
            </w:rPr>
          </w:rPrChange>
        </w:rPr>
      </w:pPr>
      <w:ins w:id="2220" w:author="Lynne Deng 邓玲玲" w:date="2026-04-21T10:33:00Z">
        <w:r w:rsidRPr="001E22E6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221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 xml:space="preserve">    int32_t             </w:t>
        </w:r>
        <w:r w:rsidRPr="001E22E6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2222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picOrderCnt;</w:t>
        </w:r>
      </w:ins>
    </w:p>
    <w:p w14:paraId="5E590339" w14:textId="77777777" w:rsidR="001E22E6" w:rsidRPr="001E22E6" w:rsidRDefault="001E22E6" w:rsidP="001E22E6">
      <w:pPr>
        <w:rPr>
          <w:ins w:id="2223" w:author="Lynne Deng 邓玲玲" w:date="2026-04-21T10:33:00Z"/>
          <w:rFonts w:ascii="Consolas" w:eastAsia="宋体" w:hAnsi="Consolas" w:cs="Fira Code"/>
          <w:color w:val="2B91AF"/>
          <w:kern w:val="0"/>
          <w:sz w:val="18"/>
          <w:szCs w:val="18"/>
          <w:rPrChange w:id="2224" w:author="Lynne Deng 邓玲玲" w:date="2026-04-21T10:34:00Z" w16du:dateUtc="2026-04-21T02:34:00Z">
            <w:rPr>
              <w:ins w:id="2225" w:author="Lynne Deng 邓玲玲" w:date="2026-04-21T10:33:00Z"/>
              <w:rFonts w:ascii="Times New Roman" w:eastAsia="宋体" w:hAnsi="Times New Roman" w:cs="Times New Roman"/>
            </w:rPr>
          </w:rPrChange>
        </w:rPr>
      </w:pPr>
      <w:ins w:id="2226" w:author="Lynne Deng 邓玲玲" w:date="2026-04-21T10:33:00Z">
        <w:r w:rsidRPr="001E22E6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227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    uint32_t            </w:t>
        </w:r>
        <w:r w:rsidRPr="001E22E6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2228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reserved[16];</w:t>
        </w:r>
      </w:ins>
    </w:p>
    <w:p w14:paraId="17DD8909" w14:textId="77777777" w:rsidR="001E22E6" w:rsidRPr="001E22E6" w:rsidRDefault="001E22E6" w:rsidP="001E22E6">
      <w:pPr>
        <w:rPr>
          <w:ins w:id="2229" w:author="Lynne Deng 邓玲玲" w:date="2026-04-21T10:33:00Z"/>
          <w:rFonts w:ascii="Consolas" w:eastAsia="宋体" w:hAnsi="Consolas" w:cs="Fira Code"/>
          <w:color w:val="2B91AF"/>
          <w:kern w:val="0"/>
          <w:sz w:val="18"/>
          <w:szCs w:val="18"/>
          <w:rPrChange w:id="2230" w:author="Lynne Deng 邓玲玲" w:date="2026-04-21T10:34:00Z" w16du:dateUtc="2026-04-21T02:34:00Z">
            <w:rPr>
              <w:ins w:id="2231" w:author="Lynne Deng 邓玲玲" w:date="2026-04-21T10:33:00Z"/>
              <w:rFonts w:ascii="Times New Roman" w:eastAsia="宋体" w:hAnsi="Times New Roman" w:cs="Times New Roman"/>
            </w:rPr>
          </w:rPrChange>
        </w:rPr>
      </w:pPr>
      <w:ins w:id="2232" w:author="Lynne Deng 邓玲玲" w:date="2026-04-21T10:33:00Z">
        <w:r w:rsidRPr="001E22E6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2233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}</w:t>
        </w:r>
        <w:r w:rsidRPr="001E22E6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234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 xml:space="preserve"> </w:t>
        </w:r>
        <w:r w:rsidRPr="001E22E6">
          <w:rPr>
            <w:rFonts w:ascii="Consolas" w:eastAsia="宋体" w:hAnsi="Consolas" w:cs="Fira Code"/>
            <w:color w:val="2B91AF"/>
            <w:kern w:val="0"/>
            <w:sz w:val="18"/>
            <w:szCs w:val="18"/>
            <w:rPrChange w:id="2235" w:author="Lynne Deng 邓玲玲" w:date="2026-04-21T10:33:00Z" w16du:dateUtc="2026-04-21T02:33:00Z">
              <w:rPr>
                <w:rFonts w:ascii="Times New Roman" w:eastAsia="宋体" w:hAnsi="Times New Roman" w:cs="Times New Roman"/>
              </w:rPr>
            </w:rPrChange>
          </w:rPr>
          <w:t>vmppSliceInfo</w:t>
        </w:r>
        <w:r w:rsidRPr="001E22E6">
          <w:rPr>
            <w:rFonts w:ascii="Consolas" w:eastAsia="宋体" w:hAnsi="Consolas" w:cs="Fira Code"/>
            <w:color w:val="000000"/>
            <w:kern w:val="0"/>
            <w:sz w:val="18"/>
            <w:szCs w:val="18"/>
            <w:rPrChange w:id="2236" w:author="Lynne Deng 邓玲玲" w:date="2026-04-21T10:34:00Z" w16du:dateUtc="2026-04-21T02:34:00Z">
              <w:rPr>
                <w:rFonts w:ascii="Times New Roman" w:eastAsia="宋体" w:hAnsi="Times New Roman" w:cs="Times New Roman"/>
              </w:rPr>
            </w:rPrChange>
          </w:rPr>
          <w:t>;</w:t>
        </w:r>
      </w:ins>
    </w:p>
    <w:p w14:paraId="3FCAFB01" w14:textId="0C64B1EF" w:rsidR="00F369C5" w:rsidRPr="001015A9" w:rsidRDefault="00354A0D" w:rsidP="00882449">
      <w:pPr>
        <w:rPr>
          <w:rFonts w:ascii="Times New Roman" w:eastAsia="宋体" w:hAnsi="Times New Roman" w:cs="Times New Roman"/>
        </w:rPr>
      </w:pPr>
      <w:ins w:id="2237" w:author="Lynne Deng 邓玲玲" w:date="2026-04-21T10:48:00Z" w16du:dateUtc="2026-04-21T02:48:00Z">
        <w:r w:rsidRPr="007E5F63">
          <w:rPr>
            <w:rFonts w:ascii="Times New Roman" w:eastAsia="宋体" w:hAnsi="Times New Roman" w:cs="Times New Roman" w:hint="eastAsia"/>
          </w:rPr>
          <w:t>定义位于</w:t>
        </w:r>
        <w:r>
          <w:rPr>
            <w:rFonts w:ascii="Times New Roman" w:eastAsia="宋体" w:hAnsi="Times New Roman" w:cs="Times New Roman" w:hint="eastAsia"/>
          </w:rPr>
          <w:t>vmpp</w:t>
        </w:r>
        <w:r>
          <w:rPr>
            <w:rFonts w:ascii="Times New Roman" w:eastAsia="宋体" w:hAnsi="Times New Roman" w:cs="Times New Roman"/>
          </w:rPr>
          <w:t>_dec_defs</w:t>
        </w:r>
        <w:r w:rsidRPr="007E5F63">
          <w:rPr>
            <w:rFonts w:ascii="Times New Roman" w:eastAsia="宋体" w:hAnsi="Times New Roman" w:cs="Times New Roman"/>
          </w:rPr>
          <w:t>.h</w:t>
        </w:r>
      </w:ins>
    </w:p>
    <w:p w14:paraId="6CF5FD77" w14:textId="66850735" w:rsidR="00B324EC" w:rsidRDefault="00AF2D5F">
      <w:pPr>
        <w:pStyle w:val="1"/>
        <w:numPr>
          <w:ilvl w:val="0"/>
          <w:numId w:val="1"/>
        </w:numPr>
        <w:rPr>
          <w:rFonts w:hint="eastAsia"/>
          <w:color w:val="4472C4" w:themeColor="accent1"/>
          <w:szCs w:val="21"/>
        </w:rPr>
      </w:pPr>
      <w:bookmarkStart w:id="2238" w:name="_Toc227677609"/>
      <w:r>
        <w:rPr>
          <w:rFonts w:hint="eastAsia"/>
        </w:rPr>
        <w:lastRenderedPageBreak/>
        <w:t>简要流程图</w:t>
      </w:r>
      <w:bookmarkEnd w:id="2238"/>
    </w:p>
    <w:p w14:paraId="3409A63B" w14:textId="3028BFFD" w:rsidR="00B324EC" w:rsidRDefault="00A4349F">
      <w:pPr>
        <w:rPr>
          <w:rFonts w:hint="eastAsia"/>
          <w:b/>
          <w:bCs/>
          <w:sz w:val="28"/>
          <w:szCs w:val="28"/>
        </w:rPr>
      </w:pPr>
      <w:r>
        <w:object w:dxaOrig="14191" w:dyaOrig="15601" w14:anchorId="662787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75pt;height:535.1pt" o:ole="">
            <v:imagedata r:id="rId11" o:title=""/>
          </v:shape>
          <o:OLEObject Type="Embed" ProgID="Visio.Drawing.15" ShapeID="_x0000_i1025" DrawAspect="Content" ObjectID="_1838290714" r:id="rId12"/>
        </w:object>
      </w:r>
    </w:p>
    <w:sectPr w:rsidR="00B324EC" w:rsidSect="00C73AC9">
      <w:headerReference w:type="default" r:id="rId13"/>
      <w:footerReference w:type="defaul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25A70" w14:textId="77777777" w:rsidR="00C70CCB" w:rsidRDefault="00C70CCB">
      <w:pPr>
        <w:rPr>
          <w:rFonts w:hint="eastAsia"/>
        </w:rPr>
      </w:pPr>
      <w:r>
        <w:separator/>
      </w:r>
    </w:p>
  </w:endnote>
  <w:endnote w:type="continuationSeparator" w:id="0">
    <w:p w14:paraId="4883A365" w14:textId="77777777" w:rsidR="00C70CCB" w:rsidRDefault="00C70C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F31D" w14:textId="77777777" w:rsidR="007E72B9" w:rsidRDefault="007E72B9">
    <w:pPr>
      <w:pStyle w:val="a3"/>
      <w:spacing w:beforeLines="100" w:before="240"/>
      <w:jc w:val="center"/>
      <w:rPr>
        <w:rFonts w:hint="eastAsia"/>
        <w:sz w:val="22"/>
        <w:szCs w:val="22"/>
      </w:rPr>
    </w:pPr>
    <w:r>
      <w:rPr>
        <w:sz w:val="22"/>
        <w:szCs w:val="22"/>
      </w:rPr>
      <w:t>VASTAI Technologies Inc. Internal and Confidential – Do Not Distribute</w:t>
    </w:r>
  </w:p>
  <w:p w14:paraId="166C79FA" w14:textId="77777777" w:rsidR="007E72B9" w:rsidRDefault="007E72B9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5CEA21" wp14:editId="668EE3D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C829BE" w14:textId="77777777" w:rsidR="007E72B9" w:rsidRDefault="007E72B9">
                          <w:pPr>
                            <w:pStyle w:val="a3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CEA21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2C829BE" w14:textId="77777777" w:rsidR="007E72B9" w:rsidRDefault="007E72B9">
                    <w:pPr>
                      <w:pStyle w:val="a3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5F8E9" w14:textId="77777777" w:rsidR="00C70CCB" w:rsidRDefault="00C70CCB">
      <w:pPr>
        <w:rPr>
          <w:rFonts w:hint="eastAsia"/>
        </w:rPr>
      </w:pPr>
      <w:r>
        <w:separator/>
      </w:r>
    </w:p>
  </w:footnote>
  <w:footnote w:type="continuationSeparator" w:id="0">
    <w:p w14:paraId="3C3B7A39" w14:textId="77777777" w:rsidR="00C70CCB" w:rsidRDefault="00C70CC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EA11D" w14:textId="77777777" w:rsidR="007E72B9" w:rsidRDefault="007E72B9">
    <w:pPr>
      <w:pStyle w:val="a5"/>
      <w:rPr>
        <w:rFonts w:hint="eastAsia"/>
      </w:rPr>
    </w:pPr>
    <w:r>
      <w:rPr>
        <w:noProof/>
      </w:rPr>
      <w:drawing>
        <wp:inline distT="0" distB="0" distL="114300" distR="114300" wp14:anchorId="29A11C19" wp14:editId="24BFC107">
          <wp:extent cx="278765" cy="278765"/>
          <wp:effectExtent l="0" t="0" r="6985" b="6985"/>
          <wp:docPr id="5" name="图片 3" descr="logo（注册标致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logo（注册标致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765" cy="278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A09"/>
    <w:multiLevelType w:val="hybridMultilevel"/>
    <w:tmpl w:val="A85A26CA"/>
    <w:lvl w:ilvl="0" w:tplc="B53428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0E76AF"/>
    <w:multiLevelType w:val="hybridMultilevel"/>
    <w:tmpl w:val="F0E4F30C"/>
    <w:lvl w:ilvl="0" w:tplc="D632F9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2C44DA"/>
    <w:multiLevelType w:val="multilevel"/>
    <w:tmpl w:val="2C2C44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41E23D66"/>
    <w:multiLevelType w:val="hybridMultilevel"/>
    <w:tmpl w:val="A2DEAFCC"/>
    <w:lvl w:ilvl="0" w:tplc="9FF04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396392"/>
    <w:multiLevelType w:val="hybridMultilevel"/>
    <w:tmpl w:val="99ACC098"/>
    <w:lvl w:ilvl="0" w:tplc="9804684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5AF07A8"/>
    <w:multiLevelType w:val="hybridMultilevel"/>
    <w:tmpl w:val="68668AC0"/>
    <w:lvl w:ilvl="0" w:tplc="DC08C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8366902">
    <w:abstractNumId w:val="2"/>
  </w:num>
  <w:num w:numId="2" w16cid:durableId="2106537262">
    <w:abstractNumId w:val="3"/>
  </w:num>
  <w:num w:numId="3" w16cid:durableId="1906915992">
    <w:abstractNumId w:val="0"/>
  </w:num>
  <w:num w:numId="4" w16cid:durableId="639117520">
    <w:abstractNumId w:val="5"/>
  </w:num>
  <w:num w:numId="5" w16cid:durableId="1105080949">
    <w:abstractNumId w:val="1"/>
  </w:num>
  <w:num w:numId="6" w16cid:durableId="169511049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ynne Deng 邓玲玲">
    <w15:presenceInfo w15:providerId="AD" w15:userId="S::lynned@vastaitech.com::cf7bee01-c82b-426e-9d6a-c3c8ab592a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trackRevision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1FC"/>
    <w:rsid w:val="000032F8"/>
    <w:rsid w:val="000038E6"/>
    <w:rsid w:val="0000685C"/>
    <w:rsid w:val="00007687"/>
    <w:rsid w:val="00007E65"/>
    <w:rsid w:val="00010D01"/>
    <w:rsid w:val="00011B3B"/>
    <w:rsid w:val="0001419F"/>
    <w:rsid w:val="00014C92"/>
    <w:rsid w:val="00015858"/>
    <w:rsid w:val="00020B31"/>
    <w:rsid w:val="000263F7"/>
    <w:rsid w:val="000266A5"/>
    <w:rsid w:val="00027510"/>
    <w:rsid w:val="00034111"/>
    <w:rsid w:val="000354CA"/>
    <w:rsid w:val="00035BDB"/>
    <w:rsid w:val="00035ED4"/>
    <w:rsid w:val="00037A02"/>
    <w:rsid w:val="000401EC"/>
    <w:rsid w:val="00040308"/>
    <w:rsid w:val="000543EF"/>
    <w:rsid w:val="00054966"/>
    <w:rsid w:val="00054EE0"/>
    <w:rsid w:val="00056EAA"/>
    <w:rsid w:val="0005761D"/>
    <w:rsid w:val="00057F6C"/>
    <w:rsid w:val="00061983"/>
    <w:rsid w:val="0006329B"/>
    <w:rsid w:val="00064D0F"/>
    <w:rsid w:val="00073497"/>
    <w:rsid w:val="00074725"/>
    <w:rsid w:val="00076782"/>
    <w:rsid w:val="0008278D"/>
    <w:rsid w:val="00083FEB"/>
    <w:rsid w:val="00085C32"/>
    <w:rsid w:val="000874F5"/>
    <w:rsid w:val="00090C51"/>
    <w:rsid w:val="0009344C"/>
    <w:rsid w:val="00096C16"/>
    <w:rsid w:val="000A11E7"/>
    <w:rsid w:val="000A16A3"/>
    <w:rsid w:val="000A35C3"/>
    <w:rsid w:val="000A3D39"/>
    <w:rsid w:val="000A4A11"/>
    <w:rsid w:val="000A643E"/>
    <w:rsid w:val="000A6BB7"/>
    <w:rsid w:val="000A706E"/>
    <w:rsid w:val="000A789D"/>
    <w:rsid w:val="000B31AF"/>
    <w:rsid w:val="000B356B"/>
    <w:rsid w:val="000B6C55"/>
    <w:rsid w:val="000C3705"/>
    <w:rsid w:val="000C5D1D"/>
    <w:rsid w:val="000D1D29"/>
    <w:rsid w:val="000D4473"/>
    <w:rsid w:val="000D72FE"/>
    <w:rsid w:val="000E060D"/>
    <w:rsid w:val="000E136D"/>
    <w:rsid w:val="000E2352"/>
    <w:rsid w:val="000E2F3F"/>
    <w:rsid w:val="000E3085"/>
    <w:rsid w:val="000E3FF9"/>
    <w:rsid w:val="000E5F57"/>
    <w:rsid w:val="000E7188"/>
    <w:rsid w:val="000F1724"/>
    <w:rsid w:val="000F1ED6"/>
    <w:rsid w:val="000F5E6B"/>
    <w:rsid w:val="000F784A"/>
    <w:rsid w:val="000F79A7"/>
    <w:rsid w:val="001015A9"/>
    <w:rsid w:val="00101E14"/>
    <w:rsid w:val="0010332A"/>
    <w:rsid w:val="00104AE3"/>
    <w:rsid w:val="00105D81"/>
    <w:rsid w:val="00106C18"/>
    <w:rsid w:val="0011233D"/>
    <w:rsid w:val="00112A6D"/>
    <w:rsid w:val="00112A70"/>
    <w:rsid w:val="00112DDD"/>
    <w:rsid w:val="00114195"/>
    <w:rsid w:val="00116B36"/>
    <w:rsid w:val="00116F9F"/>
    <w:rsid w:val="00123C81"/>
    <w:rsid w:val="0012487D"/>
    <w:rsid w:val="001266D1"/>
    <w:rsid w:val="0013258D"/>
    <w:rsid w:val="00134953"/>
    <w:rsid w:val="0013499C"/>
    <w:rsid w:val="001359F6"/>
    <w:rsid w:val="00136896"/>
    <w:rsid w:val="00137DD0"/>
    <w:rsid w:val="001427B2"/>
    <w:rsid w:val="001448CE"/>
    <w:rsid w:val="00147B0A"/>
    <w:rsid w:val="00151744"/>
    <w:rsid w:val="001552D5"/>
    <w:rsid w:val="00157D25"/>
    <w:rsid w:val="001612E9"/>
    <w:rsid w:val="00162D67"/>
    <w:rsid w:val="00172A27"/>
    <w:rsid w:val="00172D38"/>
    <w:rsid w:val="001733B1"/>
    <w:rsid w:val="001742E5"/>
    <w:rsid w:val="00177F07"/>
    <w:rsid w:val="001819DC"/>
    <w:rsid w:val="00184E0D"/>
    <w:rsid w:val="001850AA"/>
    <w:rsid w:val="0019032A"/>
    <w:rsid w:val="001919CB"/>
    <w:rsid w:val="001938AF"/>
    <w:rsid w:val="001947BA"/>
    <w:rsid w:val="00197BD2"/>
    <w:rsid w:val="001A2B03"/>
    <w:rsid w:val="001A450C"/>
    <w:rsid w:val="001A491B"/>
    <w:rsid w:val="001A5BD1"/>
    <w:rsid w:val="001B0969"/>
    <w:rsid w:val="001B0D9D"/>
    <w:rsid w:val="001B4714"/>
    <w:rsid w:val="001B5300"/>
    <w:rsid w:val="001B56A5"/>
    <w:rsid w:val="001B5D2A"/>
    <w:rsid w:val="001C345D"/>
    <w:rsid w:val="001C5C89"/>
    <w:rsid w:val="001C6CA5"/>
    <w:rsid w:val="001C7D7B"/>
    <w:rsid w:val="001D0188"/>
    <w:rsid w:val="001D1153"/>
    <w:rsid w:val="001D1ED3"/>
    <w:rsid w:val="001D2839"/>
    <w:rsid w:val="001D2C97"/>
    <w:rsid w:val="001D44AF"/>
    <w:rsid w:val="001D7055"/>
    <w:rsid w:val="001D7BF8"/>
    <w:rsid w:val="001E08B7"/>
    <w:rsid w:val="001E16EF"/>
    <w:rsid w:val="001E22E6"/>
    <w:rsid w:val="001E5555"/>
    <w:rsid w:val="001E7E84"/>
    <w:rsid w:val="001F70F7"/>
    <w:rsid w:val="00203D6E"/>
    <w:rsid w:val="002049F2"/>
    <w:rsid w:val="002062D1"/>
    <w:rsid w:val="00210A47"/>
    <w:rsid w:val="00212949"/>
    <w:rsid w:val="00212AA2"/>
    <w:rsid w:val="00212F7A"/>
    <w:rsid w:val="0021342C"/>
    <w:rsid w:val="002137A9"/>
    <w:rsid w:val="0021524C"/>
    <w:rsid w:val="00230FC2"/>
    <w:rsid w:val="00232181"/>
    <w:rsid w:val="00235C99"/>
    <w:rsid w:val="00241C11"/>
    <w:rsid w:val="002442A0"/>
    <w:rsid w:val="00252236"/>
    <w:rsid w:val="00252244"/>
    <w:rsid w:val="00253F9D"/>
    <w:rsid w:val="00255CD0"/>
    <w:rsid w:val="00257186"/>
    <w:rsid w:val="00260FFF"/>
    <w:rsid w:val="00261D6C"/>
    <w:rsid w:val="00264E4F"/>
    <w:rsid w:val="002665CA"/>
    <w:rsid w:val="00266991"/>
    <w:rsid w:val="00267344"/>
    <w:rsid w:val="00273DA9"/>
    <w:rsid w:val="0027527D"/>
    <w:rsid w:val="00281141"/>
    <w:rsid w:val="002813E9"/>
    <w:rsid w:val="00283428"/>
    <w:rsid w:val="0028460D"/>
    <w:rsid w:val="00292C9F"/>
    <w:rsid w:val="002A3129"/>
    <w:rsid w:val="002A3F04"/>
    <w:rsid w:val="002A786A"/>
    <w:rsid w:val="002B1770"/>
    <w:rsid w:val="002B3CA4"/>
    <w:rsid w:val="002B5D23"/>
    <w:rsid w:val="002B6C72"/>
    <w:rsid w:val="002B7982"/>
    <w:rsid w:val="002C1BCE"/>
    <w:rsid w:val="002C2AB1"/>
    <w:rsid w:val="002C3ECB"/>
    <w:rsid w:val="002C727F"/>
    <w:rsid w:val="002D07C8"/>
    <w:rsid w:val="002D3085"/>
    <w:rsid w:val="002E0801"/>
    <w:rsid w:val="002E179C"/>
    <w:rsid w:val="00300E82"/>
    <w:rsid w:val="00300F7F"/>
    <w:rsid w:val="00303F13"/>
    <w:rsid w:val="00303F39"/>
    <w:rsid w:val="003079DF"/>
    <w:rsid w:val="00313274"/>
    <w:rsid w:val="0031420F"/>
    <w:rsid w:val="00320896"/>
    <w:rsid w:val="00323A4E"/>
    <w:rsid w:val="00324641"/>
    <w:rsid w:val="00332B2E"/>
    <w:rsid w:val="00335366"/>
    <w:rsid w:val="003405BE"/>
    <w:rsid w:val="0034126B"/>
    <w:rsid w:val="00341E49"/>
    <w:rsid w:val="003441B2"/>
    <w:rsid w:val="003441E0"/>
    <w:rsid w:val="00346260"/>
    <w:rsid w:val="003511B8"/>
    <w:rsid w:val="00353251"/>
    <w:rsid w:val="00354A0D"/>
    <w:rsid w:val="00360B1C"/>
    <w:rsid w:val="00362063"/>
    <w:rsid w:val="00366D44"/>
    <w:rsid w:val="00367806"/>
    <w:rsid w:val="003772DA"/>
    <w:rsid w:val="00381390"/>
    <w:rsid w:val="00382575"/>
    <w:rsid w:val="00384953"/>
    <w:rsid w:val="003854EF"/>
    <w:rsid w:val="00385CED"/>
    <w:rsid w:val="00385D3A"/>
    <w:rsid w:val="00386C90"/>
    <w:rsid w:val="00387D33"/>
    <w:rsid w:val="00392C6C"/>
    <w:rsid w:val="00393842"/>
    <w:rsid w:val="00396AD6"/>
    <w:rsid w:val="003A5AC4"/>
    <w:rsid w:val="003A7BB1"/>
    <w:rsid w:val="003B2389"/>
    <w:rsid w:val="003B2E26"/>
    <w:rsid w:val="003B3599"/>
    <w:rsid w:val="003C00C7"/>
    <w:rsid w:val="003C497E"/>
    <w:rsid w:val="003C79B7"/>
    <w:rsid w:val="003D229A"/>
    <w:rsid w:val="003D68EB"/>
    <w:rsid w:val="003E02F5"/>
    <w:rsid w:val="003F0DFC"/>
    <w:rsid w:val="003F1548"/>
    <w:rsid w:val="003F2559"/>
    <w:rsid w:val="003F2A27"/>
    <w:rsid w:val="003F37B5"/>
    <w:rsid w:val="003F65E5"/>
    <w:rsid w:val="00401A24"/>
    <w:rsid w:val="00402BA2"/>
    <w:rsid w:val="00405256"/>
    <w:rsid w:val="00407141"/>
    <w:rsid w:val="00413980"/>
    <w:rsid w:val="00413E9E"/>
    <w:rsid w:val="004140A3"/>
    <w:rsid w:val="004146D3"/>
    <w:rsid w:val="004227F5"/>
    <w:rsid w:val="00430336"/>
    <w:rsid w:val="004318C6"/>
    <w:rsid w:val="00433AE7"/>
    <w:rsid w:val="00433C1C"/>
    <w:rsid w:val="004346BC"/>
    <w:rsid w:val="00434B2B"/>
    <w:rsid w:val="00435B89"/>
    <w:rsid w:val="00435D2B"/>
    <w:rsid w:val="004369F2"/>
    <w:rsid w:val="00440EB2"/>
    <w:rsid w:val="004439EE"/>
    <w:rsid w:val="00446058"/>
    <w:rsid w:val="004461ED"/>
    <w:rsid w:val="00452193"/>
    <w:rsid w:val="0045446A"/>
    <w:rsid w:val="004617C0"/>
    <w:rsid w:val="00464B23"/>
    <w:rsid w:val="0046773E"/>
    <w:rsid w:val="00475992"/>
    <w:rsid w:val="004759F1"/>
    <w:rsid w:val="0048474B"/>
    <w:rsid w:val="0048529A"/>
    <w:rsid w:val="00485928"/>
    <w:rsid w:val="00493378"/>
    <w:rsid w:val="004940AD"/>
    <w:rsid w:val="004941EA"/>
    <w:rsid w:val="0049492A"/>
    <w:rsid w:val="00495D7C"/>
    <w:rsid w:val="00497B60"/>
    <w:rsid w:val="004A090A"/>
    <w:rsid w:val="004A306F"/>
    <w:rsid w:val="004A3C89"/>
    <w:rsid w:val="004B0A16"/>
    <w:rsid w:val="004B1580"/>
    <w:rsid w:val="004B2750"/>
    <w:rsid w:val="004B2EF3"/>
    <w:rsid w:val="004B4B5A"/>
    <w:rsid w:val="004B4D64"/>
    <w:rsid w:val="004B5D83"/>
    <w:rsid w:val="004B7DE1"/>
    <w:rsid w:val="004C0B1B"/>
    <w:rsid w:val="004C3748"/>
    <w:rsid w:val="004C69CF"/>
    <w:rsid w:val="004C7C57"/>
    <w:rsid w:val="004D0861"/>
    <w:rsid w:val="004D3166"/>
    <w:rsid w:val="004D3A95"/>
    <w:rsid w:val="004D5013"/>
    <w:rsid w:val="004D5A8F"/>
    <w:rsid w:val="004E650B"/>
    <w:rsid w:val="004E7BC3"/>
    <w:rsid w:val="004F0AA9"/>
    <w:rsid w:val="004F3BE9"/>
    <w:rsid w:val="004F4336"/>
    <w:rsid w:val="004F6C0C"/>
    <w:rsid w:val="00500292"/>
    <w:rsid w:val="00504430"/>
    <w:rsid w:val="00510DF5"/>
    <w:rsid w:val="005129C1"/>
    <w:rsid w:val="00512A6F"/>
    <w:rsid w:val="0051734E"/>
    <w:rsid w:val="00521E2E"/>
    <w:rsid w:val="00523762"/>
    <w:rsid w:val="005276F1"/>
    <w:rsid w:val="00530F7D"/>
    <w:rsid w:val="0053408C"/>
    <w:rsid w:val="00541E66"/>
    <w:rsid w:val="00542B36"/>
    <w:rsid w:val="00543E74"/>
    <w:rsid w:val="00544754"/>
    <w:rsid w:val="005452D1"/>
    <w:rsid w:val="005464DA"/>
    <w:rsid w:val="0055191C"/>
    <w:rsid w:val="005600CB"/>
    <w:rsid w:val="00566276"/>
    <w:rsid w:val="00576EEF"/>
    <w:rsid w:val="00581DF6"/>
    <w:rsid w:val="00582860"/>
    <w:rsid w:val="00583BD1"/>
    <w:rsid w:val="00586F52"/>
    <w:rsid w:val="0058737F"/>
    <w:rsid w:val="00591C2A"/>
    <w:rsid w:val="00592394"/>
    <w:rsid w:val="00593A23"/>
    <w:rsid w:val="00593F68"/>
    <w:rsid w:val="005A006E"/>
    <w:rsid w:val="005A1634"/>
    <w:rsid w:val="005A2BDA"/>
    <w:rsid w:val="005A5E3C"/>
    <w:rsid w:val="005A73A8"/>
    <w:rsid w:val="005B0B18"/>
    <w:rsid w:val="005B462B"/>
    <w:rsid w:val="005B4997"/>
    <w:rsid w:val="005B5374"/>
    <w:rsid w:val="005B5BAF"/>
    <w:rsid w:val="005C0859"/>
    <w:rsid w:val="005C0C8D"/>
    <w:rsid w:val="005C11E6"/>
    <w:rsid w:val="005C3D24"/>
    <w:rsid w:val="005C3E05"/>
    <w:rsid w:val="005C49EF"/>
    <w:rsid w:val="005C6310"/>
    <w:rsid w:val="005C69E9"/>
    <w:rsid w:val="005D552D"/>
    <w:rsid w:val="005D6D2E"/>
    <w:rsid w:val="005E506C"/>
    <w:rsid w:val="005F264F"/>
    <w:rsid w:val="005F2AD6"/>
    <w:rsid w:val="005F3D62"/>
    <w:rsid w:val="005F4288"/>
    <w:rsid w:val="005F51A9"/>
    <w:rsid w:val="005F6690"/>
    <w:rsid w:val="006017D1"/>
    <w:rsid w:val="006027F4"/>
    <w:rsid w:val="00606CA7"/>
    <w:rsid w:val="00606F1A"/>
    <w:rsid w:val="006072E7"/>
    <w:rsid w:val="0060736A"/>
    <w:rsid w:val="00607F5D"/>
    <w:rsid w:val="00610CE2"/>
    <w:rsid w:val="00611961"/>
    <w:rsid w:val="00613AE6"/>
    <w:rsid w:val="00615E79"/>
    <w:rsid w:val="006200AC"/>
    <w:rsid w:val="00626867"/>
    <w:rsid w:val="00633916"/>
    <w:rsid w:val="00634887"/>
    <w:rsid w:val="006360BD"/>
    <w:rsid w:val="006443B1"/>
    <w:rsid w:val="00645C9F"/>
    <w:rsid w:val="00651C9B"/>
    <w:rsid w:val="00663B82"/>
    <w:rsid w:val="006642B5"/>
    <w:rsid w:val="00664DAB"/>
    <w:rsid w:val="0067197E"/>
    <w:rsid w:val="006726F1"/>
    <w:rsid w:val="0067383D"/>
    <w:rsid w:val="00675C5F"/>
    <w:rsid w:val="00680C1D"/>
    <w:rsid w:val="00681EA3"/>
    <w:rsid w:val="00683107"/>
    <w:rsid w:val="0068594F"/>
    <w:rsid w:val="006906A3"/>
    <w:rsid w:val="006914BA"/>
    <w:rsid w:val="00692D7F"/>
    <w:rsid w:val="0069315D"/>
    <w:rsid w:val="00695027"/>
    <w:rsid w:val="006955E2"/>
    <w:rsid w:val="006962F1"/>
    <w:rsid w:val="00697DC3"/>
    <w:rsid w:val="006A3D69"/>
    <w:rsid w:val="006A4054"/>
    <w:rsid w:val="006A46CC"/>
    <w:rsid w:val="006A6033"/>
    <w:rsid w:val="006B193D"/>
    <w:rsid w:val="006B359C"/>
    <w:rsid w:val="006B38C8"/>
    <w:rsid w:val="006B4DE1"/>
    <w:rsid w:val="006B56E6"/>
    <w:rsid w:val="006B5A36"/>
    <w:rsid w:val="006C1000"/>
    <w:rsid w:val="006C3AD1"/>
    <w:rsid w:val="006C3E37"/>
    <w:rsid w:val="006C50D4"/>
    <w:rsid w:val="006C70BC"/>
    <w:rsid w:val="006D052E"/>
    <w:rsid w:val="006D3FD0"/>
    <w:rsid w:val="006E06F4"/>
    <w:rsid w:val="006E35D9"/>
    <w:rsid w:val="006E4AF3"/>
    <w:rsid w:val="006E5301"/>
    <w:rsid w:val="006E60C0"/>
    <w:rsid w:val="006E77D6"/>
    <w:rsid w:val="006F01EA"/>
    <w:rsid w:val="0070061C"/>
    <w:rsid w:val="00703A24"/>
    <w:rsid w:val="00703A61"/>
    <w:rsid w:val="00704517"/>
    <w:rsid w:val="00707AFC"/>
    <w:rsid w:val="00712A6C"/>
    <w:rsid w:val="00713C27"/>
    <w:rsid w:val="00713CE7"/>
    <w:rsid w:val="00714596"/>
    <w:rsid w:val="0071537C"/>
    <w:rsid w:val="00716FEA"/>
    <w:rsid w:val="00721CB0"/>
    <w:rsid w:val="00736CE1"/>
    <w:rsid w:val="007433CF"/>
    <w:rsid w:val="00744C7F"/>
    <w:rsid w:val="00747E08"/>
    <w:rsid w:val="00753944"/>
    <w:rsid w:val="007564D5"/>
    <w:rsid w:val="00760761"/>
    <w:rsid w:val="00763B89"/>
    <w:rsid w:val="00767D7A"/>
    <w:rsid w:val="0078189C"/>
    <w:rsid w:val="00782402"/>
    <w:rsid w:val="007830FA"/>
    <w:rsid w:val="0079153E"/>
    <w:rsid w:val="00791FE0"/>
    <w:rsid w:val="007930D8"/>
    <w:rsid w:val="007938E1"/>
    <w:rsid w:val="007A6B3E"/>
    <w:rsid w:val="007B2276"/>
    <w:rsid w:val="007B4902"/>
    <w:rsid w:val="007B503F"/>
    <w:rsid w:val="007C0FB9"/>
    <w:rsid w:val="007C29E3"/>
    <w:rsid w:val="007C31E6"/>
    <w:rsid w:val="007C3FA6"/>
    <w:rsid w:val="007C45C1"/>
    <w:rsid w:val="007C47B0"/>
    <w:rsid w:val="007C6ACC"/>
    <w:rsid w:val="007D48E5"/>
    <w:rsid w:val="007D6D87"/>
    <w:rsid w:val="007D6E4A"/>
    <w:rsid w:val="007E5F63"/>
    <w:rsid w:val="007E72B9"/>
    <w:rsid w:val="007F313C"/>
    <w:rsid w:val="007F689B"/>
    <w:rsid w:val="0080150D"/>
    <w:rsid w:val="00806CE4"/>
    <w:rsid w:val="008105DE"/>
    <w:rsid w:val="00813A17"/>
    <w:rsid w:val="00813B20"/>
    <w:rsid w:val="0081453C"/>
    <w:rsid w:val="00814FFE"/>
    <w:rsid w:val="00817326"/>
    <w:rsid w:val="008178E0"/>
    <w:rsid w:val="00820766"/>
    <w:rsid w:val="00822D66"/>
    <w:rsid w:val="008272D0"/>
    <w:rsid w:val="00827542"/>
    <w:rsid w:val="008401E5"/>
    <w:rsid w:val="00840994"/>
    <w:rsid w:val="008442BE"/>
    <w:rsid w:val="00845E86"/>
    <w:rsid w:val="00847536"/>
    <w:rsid w:val="00851421"/>
    <w:rsid w:val="0085294B"/>
    <w:rsid w:val="00854E87"/>
    <w:rsid w:val="00855CCD"/>
    <w:rsid w:val="0085785D"/>
    <w:rsid w:val="00862841"/>
    <w:rsid w:val="00864774"/>
    <w:rsid w:val="008716FE"/>
    <w:rsid w:val="00872282"/>
    <w:rsid w:val="00872CC8"/>
    <w:rsid w:val="00876560"/>
    <w:rsid w:val="00877410"/>
    <w:rsid w:val="008777AC"/>
    <w:rsid w:val="00880639"/>
    <w:rsid w:val="00882449"/>
    <w:rsid w:val="00882AEA"/>
    <w:rsid w:val="008840C5"/>
    <w:rsid w:val="00885F0E"/>
    <w:rsid w:val="00885FA8"/>
    <w:rsid w:val="00891FBC"/>
    <w:rsid w:val="00892C6D"/>
    <w:rsid w:val="008954F3"/>
    <w:rsid w:val="0089557A"/>
    <w:rsid w:val="00896DB0"/>
    <w:rsid w:val="008A05F8"/>
    <w:rsid w:val="008A12BC"/>
    <w:rsid w:val="008A165C"/>
    <w:rsid w:val="008A5001"/>
    <w:rsid w:val="008A65E4"/>
    <w:rsid w:val="008B1FBD"/>
    <w:rsid w:val="008B57B4"/>
    <w:rsid w:val="008B6933"/>
    <w:rsid w:val="008C11FB"/>
    <w:rsid w:val="008C251E"/>
    <w:rsid w:val="008C26D1"/>
    <w:rsid w:val="008C285B"/>
    <w:rsid w:val="008C70B0"/>
    <w:rsid w:val="008D0083"/>
    <w:rsid w:val="008D1239"/>
    <w:rsid w:val="008D1ADA"/>
    <w:rsid w:val="008D6C48"/>
    <w:rsid w:val="008F4120"/>
    <w:rsid w:val="008F492E"/>
    <w:rsid w:val="008F4C1A"/>
    <w:rsid w:val="008F732D"/>
    <w:rsid w:val="00900135"/>
    <w:rsid w:val="009003AC"/>
    <w:rsid w:val="009013E7"/>
    <w:rsid w:val="009047DA"/>
    <w:rsid w:val="00911D4F"/>
    <w:rsid w:val="00912A4C"/>
    <w:rsid w:val="0091441C"/>
    <w:rsid w:val="009174F6"/>
    <w:rsid w:val="0092073D"/>
    <w:rsid w:val="009212BA"/>
    <w:rsid w:val="009215B4"/>
    <w:rsid w:val="00922318"/>
    <w:rsid w:val="0092385A"/>
    <w:rsid w:val="00931EE0"/>
    <w:rsid w:val="00936F54"/>
    <w:rsid w:val="009439FC"/>
    <w:rsid w:val="00944756"/>
    <w:rsid w:val="0094485A"/>
    <w:rsid w:val="00944E37"/>
    <w:rsid w:val="00945D53"/>
    <w:rsid w:val="00947338"/>
    <w:rsid w:val="009518C2"/>
    <w:rsid w:val="00951FBC"/>
    <w:rsid w:val="00952265"/>
    <w:rsid w:val="00953542"/>
    <w:rsid w:val="00955080"/>
    <w:rsid w:val="009571F4"/>
    <w:rsid w:val="00960737"/>
    <w:rsid w:val="0096104E"/>
    <w:rsid w:val="00962105"/>
    <w:rsid w:val="00962A81"/>
    <w:rsid w:val="00964EB1"/>
    <w:rsid w:val="00964F6A"/>
    <w:rsid w:val="00965DBB"/>
    <w:rsid w:val="00971B4E"/>
    <w:rsid w:val="00972573"/>
    <w:rsid w:val="00985E78"/>
    <w:rsid w:val="00992F85"/>
    <w:rsid w:val="00993007"/>
    <w:rsid w:val="00993CBC"/>
    <w:rsid w:val="0099550A"/>
    <w:rsid w:val="009A24FD"/>
    <w:rsid w:val="009A49DE"/>
    <w:rsid w:val="009A73C3"/>
    <w:rsid w:val="009A7C39"/>
    <w:rsid w:val="009B0134"/>
    <w:rsid w:val="009B4FDE"/>
    <w:rsid w:val="009B6C5F"/>
    <w:rsid w:val="009B7C2A"/>
    <w:rsid w:val="009C0BDB"/>
    <w:rsid w:val="009C1BC0"/>
    <w:rsid w:val="009C5F9F"/>
    <w:rsid w:val="009D12D3"/>
    <w:rsid w:val="009D196A"/>
    <w:rsid w:val="009D285E"/>
    <w:rsid w:val="009E0D22"/>
    <w:rsid w:val="009E16B8"/>
    <w:rsid w:val="009E2BD6"/>
    <w:rsid w:val="009E5ADF"/>
    <w:rsid w:val="009F1D19"/>
    <w:rsid w:val="009F4A62"/>
    <w:rsid w:val="009F5939"/>
    <w:rsid w:val="00A05162"/>
    <w:rsid w:val="00A17551"/>
    <w:rsid w:val="00A20DEE"/>
    <w:rsid w:val="00A20E2D"/>
    <w:rsid w:val="00A219D6"/>
    <w:rsid w:val="00A24438"/>
    <w:rsid w:val="00A36102"/>
    <w:rsid w:val="00A368BC"/>
    <w:rsid w:val="00A41D4A"/>
    <w:rsid w:val="00A423AE"/>
    <w:rsid w:val="00A42C3D"/>
    <w:rsid w:val="00A4349F"/>
    <w:rsid w:val="00A473D6"/>
    <w:rsid w:val="00A47A4A"/>
    <w:rsid w:val="00A50AF2"/>
    <w:rsid w:val="00A51703"/>
    <w:rsid w:val="00A51D88"/>
    <w:rsid w:val="00A5462F"/>
    <w:rsid w:val="00A5548F"/>
    <w:rsid w:val="00A576B9"/>
    <w:rsid w:val="00A57AFC"/>
    <w:rsid w:val="00A60490"/>
    <w:rsid w:val="00A606A2"/>
    <w:rsid w:val="00A60FE0"/>
    <w:rsid w:val="00A62E2E"/>
    <w:rsid w:val="00A65911"/>
    <w:rsid w:val="00A71EF3"/>
    <w:rsid w:val="00A766EA"/>
    <w:rsid w:val="00A80134"/>
    <w:rsid w:val="00A81120"/>
    <w:rsid w:val="00A81BA7"/>
    <w:rsid w:val="00A83728"/>
    <w:rsid w:val="00A87284"/>
    <w:rsid w:val="00A91116"/>
    <w:rsid w:val="00A93206"/>
    <w:rsid w:val="00A93F12"/>
    <w:rsid w:val="00AA0017"/>
    <w:rsid w:val="00AA1BEC"/>
    <w:rsid w:val="00AA2536"/>
    <w:rsid w:val="00AA60CF"/>
    <w:rsid w:val="00AA66D1"/>
    <w:rsid w:val="00AB082E"/>
    <w:rsid w:val="00AB115E"/>
    <w:rsid w:val="00AB1BDD"/>
    <w:rsid w:val="00AB579B"/>
    <w:rsid w:val="00AB79F0"/>
    <w:rsid w:val="00AC1374"/>
    <w:rsid w:val="00AC3A92"/>
    <w:rsid w:val="00AC6314"/>
    <w:rsid w:val="00AC7145"/>
    <w:rsid w:val="00AD19DB"/>
    <w:rsid w:val="00AD388A"/>
    <w:rsid w:val="00AD3EE5"/>
    <w:rsid w:val="00AD427F"/>
    <w:rsid w:val="00AD5149"/>
    <w:rsid w:val="00AD7C5C"/>
    <w:rsid w:val="00AE0EA5"/>
    <w:rsid w:val="00AE13C1"/>
    <w:rsid w:val="00AE5A39"/>
    <w:rsid w:val="00AF1B82"/>
    <w:rsid w:val="00AF2D5F"/>
    <w:rsid w:val="00AF3DE3"/>
    <w:rsid w:val="00AF4AA8"/>
    <w:rsid w:val="00AF7665"/>
    <w:rsid w:val="00B05D40"/>
    <w:rsid w:val="00B065B4"/>
    <w:rsid w:val="00B11951"/>
    <w:rsid w:val="00B12A1B"/>
    <w:rsid w:val="00B137FF"/>
    <w:rsid w:val="00B152C9"/>
    <w:rsid w:val="00B16790"/>
    <w:rsid w:val="00B16892"/>
    <w:rsid w:val="00B22C7C"/>
    <w:rsid w:val="00B2306C"/>
    <w:rsid w:val="00B234C3"/>
    <w:rsid w:val="00B24440"/>
    <w:rsid w:val="00B261BC"/>
    <w:rsid w:val="00B3100F"/>
    <w:rsid w:val="00B324EC"/>
    <w:rsid w:val="00B361CD"/>
    <w:rsid w:val="00B3630A"/>
    <w:rsid w:val="00B37924"/>
    <w:rsid w:val="00B41D40"/>
    <w:rsid w:val="00B428E6"/>
    <w:rsid w:val="00B46829"/>
    <w:rsid w:val="00B47FDD"/>
    <w:rsid w:val="00B52BF6"/>
    <w:rsid w:val="00B547EC"/>
    <w:rsid w:val="00B548B0"/>
    <w:rsid w:val="00B56527"/>
    <w:rsid w:val="00B62C13"/>
    <w:rsid w:val="00B650B7"/>
    <w:rsid w:val="00B70B97"/>
    <w:rsid w:val="00B714FF"/>
    <w:rsid w:val="00B81173"/>
    <w:rsid w:val="00B81B71"/>
    <w:rsid w:val="00B826DF"/>
    <w:rsid w:val="00B847E0"/>
    <w:rsid w:val="00B879B2"/>
    <w:rsid w:val="00B87F5B"/>
    <w:rsid w:val="00B9168C"/>
    <w:rsid w:val="00BA07F7"/>
    <w:rsid w:val="00BA0972"/>
    <w:rsid w:val="00BA3C84"/>
    <w:rsid w:val="00BB3AE0"/>
    <w:rsid w:val="00BB5118"/>
    <w:rsid w:val="00BB5A2D"/>
    <w:rsid w:val="00BC3B10"/>
    <w:rsid w:val="00BC48EA"/>
    <w:rsid w:val="00BC4D34"/>
    <w:rsid w:val="00BC7408"/>
    <w:rsid w:val="00BD12BA"/>
    <w:rsid w:val="00BD6B24"/>
    <w:rsid w:val="00BD740A"/>
    <w:rsid w:val="00BE1B8D"/>
    <w:rsid w:val="00BE3665"/>
    <w:rsid w:val="00BF0346"/>
    <w:rsid w:val="00BF27F9"/>
    <w:rsid w:val="00BF3188"/>
    <w:rsid w:val="00BF4D80"/>
    <w:rsid w:val="00C02476"/>
    <w:rsid w:val="00C03952"/>
    <w:rsid w:val="00C07C0B"/>
    <w:rsid w:val="00C07C1C"/>
    <w:rsid w:val="00C1033F"/>
    <w:rsid w:val="00C10793"/>
    <w:rsid w:val="00C11AB8"/>
    <w:rsid w:val="00C11E15"/>
    <w:rsid w:val="00C142D9"/>
    <w:rsid w:val="00C17934"/>
    <w:rsid w:val="00C17D56"/>
    <w:rsid w:val="00C17FAE"/>
    <w:rsid w:val="00C224D5"/>
    <w:rsid w:val="00C2560D"/>
    <w:rsid w:val="00C30C13"/>
    <w:rsid w:val="00C345E8"/>
    <w:rsid w:val="00C36A1D"/>
    <w:rsid w:val="00C3767E"/>
    <w:rsid w:val="00C41DF1"/>
    <w:rsid w:val="00C427AD"/>
    <w:rsid w:val="00C43267"/>
    <w:rsid w:val="00C4360E"/>
    <w:rsid w:val="00C4600F"/>
    <w:rsid w:val="00C46546"/>
    <w:rsid w:val="00C50B26"/>
    <w:rsid w:val="00C50DAD"/>
    <w:rsid w:val="00C52996"/>
    <w:rsid w:val="00C541E3"/>
    <w:rsid w:val="00C56A9E"/>
    <w:rsid w:val="00C57567"/>
    <w:rsid w:val="00C623F2"/>
    <w:rsid w:val="00C64082"/>
    <w:rsid w:val="00C642C4"/>
    <w:rsid w:val="00C678FD"/>
    <w:rsid w:val="00C70CCB"/>
    <w:rsid w:val="00C73AC9"/>
    <w:rsid w:val="00C7467A"/>
    <w:rsid w:val="00C834F4"/>
    <w:rsid w:val="00C83C58"/>
    <w:rsid w:val="00C84A02"/>
    <w:rsid w:val="00C84D60"/>
    <w:rsid w:val="00C8783F"/>
    <w:rsid w:val="00C91A82"/>
    <w:rsid w:val="00C93993"/>
    <w:rsid w:val="00C9441B"/>
    <w:rsid w:val="00C959B4"/>
    <w:rsid w:val="00CA2967"/>
    <w:rsid w:val="00CA3528"/>
    <w:rsid w:val="00CA37BA"/>
    <w:rsid w:val="00CA654F"/>
    <w:rsid w:val="00CA6BB0"/>
    <w:rsid w:val="00CA77FB"/>
    <w:rsid w:val="00CB046A"/>
    <w:rsid w:val="00CB1FC0"/>
    <w:rsid w:val="00CB2869"/>
    <w:rsid w:val="00CB3031"/>
    <w:rsid w:val="00CB50CE"/>
    <w:rsid w:val="00CB5D89"/>
    <w:rsid w:val="00CB5E27"/>
    <w:rsid w:val="00CB6A74"/>
    <w:rsid w:val="00CC0981"/>
    <w:rsid w:val="00CC227A"/>
    <w:rsid w:val="00CC23DD"/>
    <w:rsid w:val="00CC2CA4"/>
    <w:rsid w:val="00CC44C8"/>
    <w:rsid w:val="00CD0C1D"/>
    <w:rsid w:val="00CD4DCE"/>
    <w:rsid w:val="00CD60CF"/>
    <w:rsid w:val="00CE0B1F"/>
    <w:rsid w:val="00CE1E3C"/>
    <w:rsid w:val="00CE1E68"/>
    <w:rsid w:val="00CE44AD"/>
    <w:rsid w:val="00CE6194"/>
    <w:rsid w:val="00CE73D6"/>
    <w:rsid w:val="00D01F5B"/>
    <w:rsid w:val="00D064D7"/>
    <w:rsid w:val="00D07205"/>
    <w:rsid w:val="00D07C54"/>
    <w:rsid w:val="00D13868"/>
    <w:rsid w:val="00D13E97"/>
    <w:rsid w:val="00D156BD"/>
    <w:rsid w:val="00D16D32"/>
    <w:rsid w:val="00D20AD7"/>
    <w:rsid w:val="00D305EA"/>
    <w:rsid w:val="00D30734"/>
    <w:rsid w:val="00D30C5B"/>
    <w:rsid w:val="00D32C7C"/>
    <w:rsid w:val="00D33A46"/>
    <w:rsid w:val="00D34370"/>
    <w:rsid w:val="00D357C9"/>
    <w:rsid w:val="00D363E1"/>
    <w:rsid w:val="00D423C3"/>
    <w:rsid w:val="00D42435"/>
    <w:rsid w:val="00D44A42"/>
    <w:rsid w:val="00D50CE4"/>
    <w:rsid w:val="00D50E74"/>
    <w:rsid w:val="00D53181"/>
    <w:rsid w:val="00D540DE"/>
    <w:rsid w:val="00D564DF"/>
    <w:rsid w:val="00D57857"/>
    <w:rsid w:val="00D637E5"/>
    <w:rsid w:val="00D65595"/>
    <w:rsid w:val="00D66C0F"/>
    <w:rsid w:val="00D67C24"/>
    <w:rsid w:val="00D77AC9"/>
    <w:rsid w:val="00D82B01"/>
    <w:rsid w:val="00D8695A"/>
    <w:rsid w:val="00D87B47"/>
    <w:rsid w:val="00D87C65"/>
    <w:rsid w:val="00D87F4F"/>
    <w:rsid w:val="00D9171A"/>
    <w:rsid w:val="00D92D15"/>
    <w:rsid w:val="00D96F21"/>
    <w:rsid w:val="00DA25FA"/>
    <w:rsid w:val="00DA41E5"/>
    <w:rsid w:val="00DB16BD"/>
    <w:rsid w:val="00DB768B"/>
    <w:rsid w:val="00DC22CD"/>
    <w:rsid w:val="00DC4546"/>
    <w:rsid w:val="00DD5F7E"/>
    <w:rsid w:val="00DD6996"/>
    <w:rsid w:val="00DE05F6"/>
    <w:rsid w:val="00DE5B3F"/>
    <w:rsid w:val="00DE76B5"/>
    <w:rsid w:val="00DF134B"/>
    <w:rsid w:val="00DF14C5"/>
    <w:rsid w:val="00DF51D2"/>
    <w:rsid w:val="00DF59C5"/>
    <w:rsid w:val="00DF5FEE"/>
    <w:rsid w:val="00DF6C55"/>
    <w:rsid w:val="00E05C9F"/>
    <w:rsid w:val="00E062A5"/>
    <w:rsid w:val="00E06AAF"/>
    <w:rsid w:val="00E06FC7"/>
    <w:rsid w:val="00E157FE"/>
    <w:rsid w:val="00E15C3E"/>
    <w:rsid w:val="00E21D00"/>
    <w:rsid w:val="00E2290F"/>
    <w:rsid w:val="00E22FC8"/>
    <w:rsid w:val="00E24868"/>
    <w:rsid w:val="00E30FF1"/>
    <w:rsid w:val="00E32D5A"/>
    <w:rsid w:val="00E33D53"/>
    <w:rsid w:val="00E401E1"/>
    <w:rsid w:val="00E451AA"/>
    <w:rsid w:val="00E455F9"/>
    <w:rsid w:val="00E53D44"/>
    <w:rsid w:val="00E5472D"/>
    <w:rsid w:val="00E54B12"/>
    <w:rsid w:val="00E61ADE"/>
    <w:rsid w:val="00E636D1"/>
    <w:rsid w:val="00E64417"/>
    <w:rsid w:val="00E64D14"/>
    <w:rsid w:val="00E700E2"/>
    <w:rsid w:val="00E742EA"/>
    <w:rsid w:val="00E81CDE"/>
    <w:rsid w:val="00E82D44"/>
    <w:rsid w:val="00E8652A"/>
    <w:rsid w:val="00E9308C"/>
    <w:rsid w:val="00EA7BE5"/>
    <w:rsid w:val="00EB2CA7"/>
    <w:rsid w:val="00EB7615"/>
    <w:rsid w:val="00EC09C7"/>
    <w:rsid w:val="00EC68BE"/>
    <w:rsid w:val="00ED104C"/>
    <w:rsid w:val="00ED170C"/>
    <w:rsid w:val="00ED2312"/>
    <w:rsid w:val="00ED5A70"/>
    <w:rsid w:val="00ED77CA"/>
    <w:rsid w:val="00ED7C4B"/>
    <w:rsid w:val="00EF0940"/>
    <w:rsid w:val="00EF2349"/>
    <w:rsid w:val="00EF357B"/>
    <w:rsid w:val="00EF384A"/>
    <w:rsid w:val="00EF61CD"/>
    <w:rsid w:val="00F011A9"/>
    <w:rsid w:val="00F01389"/>
    <w:rsid w:val="00F01B31"/>
    <w:rsid w:val="00F01B6A"/>
    <w:rsid w:val="00F04527"/>
    <w:rsid w:val="00F04649"/>
    <w:rsid w:val="00F07BB4"/>
    <w:rsid w:val="00F16659"/>
    <w:rsid w:val="00F175F4"/>
    <w:rsid w:val="00F17E62"/>
    <w:rsid w:val="00F2478C"/>
    <w:rsid w:val="00F25266"/>
    <w:rsid w:val="00F27DC3"/>
    <w:rsid w:val="00F32120"/>
    <w:rsid w:val="00F3482F"/>
    <w:rsid w:val="00F369C5"/>
    <w:rsid w:val="00F371A7"/>
    <w:rsid w:val="00F44F12"/>
    <w:rsid w:val="00F45E1A"/>
    <w:rsid w:val="00F549D7"/>
    <w:rsid w:val="00F566AA"/>
    <w:rsid w:val="00F61A6A"/>
    <w:rsid w:val="00F62B98"/>
    <w:rsid w:val="00F656C8"/>
    <w:rsid w:val="00F65FC8"/>
    <w:rsid w:val="00F67934"/>
    <w:rsid w:val="00F7195E"/>
    <w:rsid w:val="00F71BF3"/>
    <w:rsid w:val="00F7248C"/>
    <w:rsid w:val="00F733A1"/>
    <w:rsid w:val="00F75E04"/>
    <w:rsid w:val="00F77553"/>
    <w:rsid w:val="00F802AE"/>
    <w:rsid w:val="00F87699"/>
    <w:rsid w:val="00FA02E9"/>
    <w:rsid w:val="00FA0DD6"/>
    <w:rsid w:val="00FA1A00"/>
    <w:rsid w:val="00FA1A0A"/>
    <w:rsid w:val="00FA2044"/>
    <w:rsid w:val="00FA4D65"/>
    <w:rsid w:val="00FA5C4F"/>
    <w:rsid w:val="00FB6E35"/>
    <w:rsid w:val="00FB7CDE"/>
    <w:rsid w:val="00FD0435"/>
    <w:rsid w:val="00FD7D00"/>
    <w:rsid w:val="00FE4082"/>
    <w:rsid w:val="00FE5DE6"/>
    <w:rsid w:val="00FF41FB"/>
    <w:rsid w:val="00FF516B"/>
    <w:rsid w:val="00FF5C9B"/>
    <w:rsid w:val="012D2227"/>
    <w:rsid w:val="014A102B"/>
    <w:rsid w:val="01822EC5"/>
    <w:rsid w:val="018362EB"/>
    <w:rsid w:val="018A2655"/>
    <w:rsid w:val="01BD35AB"/>
    <w:rsid w:val="02181129"/>
    <w:rsid w:val="024C0DD3"/>
    <w:rsid w:val="02A824AD"/>
    <w:rsid w:val="02BC2F91"/>
    <w:rsid w:val="02DF39F5"/>
    <w:rsid w:val="02FC4FF1"/>
    <w:rsid w:val="0337493F"/>
    <w:rsid w:val="03920A67"/>
    <w:rsid w:val="03921B3D"/>
    <w:rsid w:val="03A85635"/>
    <w:rsid w:val="04094511"/>
    <w:rsid w:val="040B715D"/>
    <w:rsid w:val="04221DEB"/>
    <w:rsid w:val="042B5143"/>
    <w:rsid w:val="04651CD8"/>
    <w:rsid w:val="0486237A"/>
    <w:rsid w:val="048D195A"/>
    <w:rsid w:val="04B70785"/>
    <w:rsid w:val="04D035F5"/>
    <w:rsid w:val="04D95FAF"/>
    <w:rsid w:val="04F30983"/>
    <w:rsid w:val="04F512AE"/>
    <w:rsid w:val="05F02CC6"/>
    <w:rsid w:val="05FE4192"/>
    <w:rsid w:val="06316315"/>
    <w:rsid w:val="065A3ABE"/>
    <w:rsid w:val="06693D01"/>
    <w:rsid w:val="06AC0685"/>
    <w:rsid w:val="070D0B30"/>
    <w:rsid w:val="07395EC4"/>
    <w:rsid w:val="07465DF0"/>
    <w:rsid w:val="0758565F"/>
    <w:rsid w:val="076D7821"/>
    <w:rsid w:val="07794418"/>
    <w:rsid w:val="07866B35"/>
    <w:rsid w:val="07AA2823"/>
    <w:rsid w:val="07DB29DD"/>
    <w:rsid w:val="08B871C5"/>
    <w:rsid w:val="08C56734"/>
    <w:rsid w:val="09385C0D"/>
    <w:rsid w:val="094531C6"/>
    <w:rsid w:val="09861BDA"/>
    <w:rsid w:val="09963123"/>
    <w:rsid w:val="09972933"/>
    <w:rsid w:val="09BF1E8A"/>
    <w:rsid w:val="09FB1114"/>
    <w:rsid w:val="0A253FFD"/>
    <w:rsid w:val="0A373A6D"/>
    <w:rsid w:val="0A410AF1"/>
    <w:rsid w:val="0A570314"/>
    <w:rsid w:val="0A572A77"/>
    <w:rsid w:val="0A6071C9"/>
    <w:rsid w:val="0A6B77AC"/>
    <w:rsid w:val="0ACA6D38"/>
    <w:rsid w:val="0AE53B72"/>
    <w:rsid w:val="0AEA2F37"/>
    <w:rsid w:val="0B4E5BBB"/>
    <w:rsid w:val="0B7C3815"/>
    <w:rsid w:val="0B996E37"/>
    <w:rsid w:val="0BA852CC"/>
    <w:rsid w:val="0BA8707A"/>
    <w:rsid w:val="0C0A1AE2"/>
    <w:rsid w:val="0C57284E"/>
    <w:rsid w:val="0C656D19"/>
    <w:rsid w:val="0C6C454B"/>
    <w:rsid w:val="0CAC2B9A"/>
    <w:rsid w:val="0CB8153E"/>
    <w:rsid w:val="0CD56030"/>
    <w:rsid w:val="0CE642FD"/>
    <w:rsid w:val="0D5A25F6"/>
    <w:rsid w:val="0D662D48"/>
    <w:rsid w:val="0D814026"/>
    <w:rsid w:val="0DA35E8C"/>
    <w:rsid w:val="0DBD4932"/>
    <w:rsid w:val="0DCF1345"/>
    <w:rsid w:val="0DD3176D"/>
    <w:rsid w:val="0E172E1A"/>
    <w:rsid w:val="0E211365"/>
    <w:rsid w:val="0E9658AF"/>
    <w:rsid w:val="0EA83095"/>
    <w:rsid w:val="0EB87F0A"/>
    <w:rsid w:val="0ED308B1"/>
    <w:rsid w:val="0EE04D7C"/>
    <w:rsid w:val="0F144A26"/>
    <w:rsid w:val="0F2E3D3A"/>
    <w:rsid w:val="0F3B1FB3"/>
    <w:rsid w:val="0F601A19"/>
    <w:rsid w:val="0FA062BA"/>
    <w:rsid w:val="0FA31142"/>
    <w:rsid w:val="0FAB538A"/>
    <w:rsid w:val="0FF7237E"/>
    <w:rsid w:val="10233173"/>
    <w:rsid w:val="10A00E68"/>
    <w:rsid w:val="10EF74F9"/>
    <w:rsid w:val="1102722C"/>
    <w:rsid w:val="11194576"/>
    <w:rsid w:val="113349F9"/>
    <w:rsid w:val="11651569"/>
    <w:rsid w:val="116B48FC"/>
    <w:rsid w:val="116C67E6"/>
    <w:rsid w:val="11717F0E"/>
    <w:rsid w:val="117702AA"/>
    <w:rsid w:val="118251BF"/>
    <w:rsid w:val="11847C41"/>
    <w:rsid w:val="11FD1613"/>
    <w:rsid w:val="12647A72"/>
    <w:rsid w:val="126E269F"/>
    <w:rsid w:val="126F08F1"/>
    <w:rsid w:val="1299771C"/>
    <w:rsid w:val="12CF3D5F"/>
    <w:rsid w:val="131E40C5"/>
    <w:rsid w:val="13392CAD"/>
    <w:rsid w:val="139525D9"/>
    <w:rsid w:val="13C46A1B"/>
    <w:rsid w:val="141D25CF"/>
    <w:rsid w:val="142B6A9A"/>
    <w:rsid w:val="147815B3"/>
    <w:rsid w:val="151B3D5B"/>
    <w:rsid w:val="15514605"/>
    <w:rsid w:val="158226E9"/>
    <w:rsid w:val="15C42D02"/>
    <w:rsid w:val="16337E88"/>
    <w:rsid w:val="163A2FC4"/>
    <w:rsid w:val="16556050"/>
    <w:rsid w:val="166C5148"/>
    <w:rsid w:val="167A1613"/>
    <w:rsid w:val="168F3C34"/>
    <w:rsid w:val="16BE1E47"/>
    <w:rsid w:val="170F4451"/>
    <w:rsid w:val="17141A67"/>
    <w:rsid w:val="17AF42BB"/>
    <w:rsid w:val="17AF79E2"/>
    <w:rsid w:val="17B80644"/>
    <w:rsid w:val="17F17FFA"/>
    <w:rsid w:val="180F222F"/>
    <w:rsid w:val="182E6B59"/>
    <w:rsid w:val="183028D1"/>
    <w:rsid w:val="18467247"/>
    <w:rsid w:val="185F6D12"/>
    <w:rsid w:val="18982224"/>
    <w:rsid w:val="19405E92"/>
    <w:rsid w:val="199649B5"/>
    <w:rsid w:val="199E57CD"/>
    <w:rsid w:val="19A30E80"/>
    <w:rsid w:val="19AC41D9"/>
    <w:rsid w:val="19AC5F87"/>
    <w:rsid w:val="1A4240A2"/>
    <w:rsid w:val="1A710F7F"/>
    <w:rsid w:val="1A7B1EDC"/>
    <w:rsid w:val="1A864A2A"/>
    <w:rsid w:val="1AB772D9"/>
    <w:rsid w:val="1ADD03C2"/>
    <w:rsid w:val="1AF81F25"/>
    <w:rsid w:val="1B010554"/>
    <w:rsid w:val="1B5B12DF"/>
    <w:rsid w:val="1B9E5DA3"/>
    <w:rsid w:val="1BE5550F"/>
    <w:rsid w:val="1C7444A0"/>
    <w:rsid w:val="1C876837"/>
    <w:rsid w:val="1CD04CE3"/>
    <w:rsid w:val="1D0165EA"/>
    <w:rsid w:val="1D104A7F"/>
    <w:rsid w:val="1D24677C"/>
    <w:rsid w:val="1D6B2AB2"/>
    <w:rsid w:val="1DC13FCB"/>
    <w:rsid w:val="1DF75C3F"/>
    <w:rsid w:val="1E2419AF"/>
    <w:rsid w:val="1E2E3EF1"/>
    <w:rsid w:val="1E3F4E76"/>
    <w:rsid w:val="1EAA2CB1"/>
    <w:rsid w:val="1F0028D1"/>
    <w:rsid w:val="1F316F2E"/>
    <w:rsid w:val="1F7317C2"/>
    <w:rsid w:val="1F792DAF"/>
    <w:rsid w:val="1F930CBB"/>
    <w:rsid w:val="1F974FE3"/>
    <w:rsid w:val="1FC87893"/>
    <w:rsid w:val="1FDC50EC"/>
    <w:rsid w:val="1FF266BE"/>
    <w:rsid w:val="20484530"/>
    <w:rsid w:val="208714A2"/>
    <w:rsid w:val="20BF7061"/>
    <w:rsid w:val="20E57FD0"/>
    <w:rsid w:val="20E701EC"/>
    <w:rsid w:val="20F52909"/>
    <w:rsid w:val="214C62A1"/>
    <w:rsid w:val="21B46321"/>
    <w:rsid w:val="21C422DC"/>
    <w:rsid w:val="21C65D48"/>
    <w:rsid w:val="21C81DCC"/>
    <w:rsid w:val="2254749D"/>
    <w:rsid w:val="22596EC8"/>
    <w:rsid w:val="22927637"/>
    <w:rsid w:val="22A55C69"/>
    <w:rsid w:val="22A7378F"/>
    <w:rsid w:val="22F10EAE"/>
    <w:rsid w:val="231057D9"/>
    <w:rsid w:val="232F19D7"/>
    <w:rsid w:val="234D4272"/>
    <w:rsid w:val="237D4995"/>
    <w:rsid w:val="2389558B"/>
    <w:rsid w:val="23B00D6A"/>
    <w:rsid w:val="23D902C0"/>
    <w:rsid w:val="240D7F6A"/>
    <w:rsid w:val="240E5F29"/>
    <w:rsid w:val="2412732E"/>
    <w:rsid w:val="249935AC"/>
    <w:rsid w:val="24C525F3"/>
    <w:rsid w:val="24D9609E"/>
    <w:rsid w:val="24E350A5"/>
    <w:rsid w:val="24F86524"/>
    <w:rsid w:val="2501777F"/>
    <w:rsid w:val="250512F9"/>
    <w:rsid w:val="254554E2"/>
    <w:rsid w:val="255F47F5"/>
    <w:rsid w:val="257B7155"/>
    <w:rsid w:val="25854E3E"/>
    <w:rsid w:val="25B52667"/>
    <w:rsid w:val="25D24FC7"/>
    <w:rsid w:val="260E2C1D"/>
    <w:rsid w:val="264141BE"/>
    <w:rsid w:val="268818DC"/>
    <w:rsid w:val="26CB1012"/>
    <w:rsid w:val="26FB21F4"/>
    <w:rsid w:val="26FD2518"/>
    <w:rsid w:val="27391F35"/>
    <w:rsid w:val="27FC27CF"/>
    <w:rsid w:val="281573ED"/>
    <w:rsid w:val="28425D08"/>
    <w:rsid w:val="285A74F6"/>
    <w:rsid w:val="28650375"/>
    <w:rsid w:val="286E4D4F"/>
    <w:rsid w:val="28A30E9D"/>
    <w:rsid w:val="28B704A4"/>
    <w:rsid w:val="28CF1C92"/>
    <w:rsid w:val="28DB23E5"/>
    <w:rsid w:val="28EA1704"/>
    <w:rsid w:val="28EE2F0B"/>
    <w:rsid w:val="28EF1240"/>
    <w:rsid w:val="29460981"/>
    <w:rsid w:val="29A208D1"/>
    <w:rsid w:val="29AC1FD3"/>
    <w:rsid w:val="29E3739C"/>
    <w:rsid w:val="2A0911D4"/>
    <w:rsid w:val="2A1831C5"/>
    <w:rsid w:val="2A2B114A"/>
    <w:rsid w:val="2A2F6883"/>
    <w:rsid w:val="2A750617"/>
    <w:rsid w:val="2A9211C9"/>
    <w:rsid w:val="2AB63109"/>
    <w:rsid w:val="2BB46F1D"/>
    <w:rsid w:val="2C3708A1"/>
    <w:rsid w:val="2C8E776E"/>
    <w:rsid w:val="2CE61358"/>
    <w:rsid w:val="2D285E15"/>
    <w:rsid w:val="2D287BC3"/>
    <w:rsid w:val="2D621327"/>
    <w:rsid w:val="2D6706EB"/>
    <w:rsid w:val="2D9708A4"/>
    <w:rsid w:val="2DAA682A"/>
    <w:rsid w:val="2DB94CBF"/>
    <w:rsid w:val="2DE75388"/>
    <w:rsid w:val="2DF06932"/>
    <w:rsid w:val="2E0A72C8"/>
    <w:rsid w:val="2E1168A9"/>
    <w:rsid w:val="2E4E753A"/>
    <w:rsid w:val="2E5A5DFA"/>
    <w:rsid w:val="2E76495E"/>
    <w:rsid w:val="2E826747"/>
    <w:rsid w:val="2EAB2859"/>
    <w:rsid w:val="2EBF6305"/>
    <w:rsid w:val="2EC21951"/>
    <w:rsid w:val="2EE45178"/>
    <w:rsid w:val="2EED10C4"/>
    <w:rsid w:val="2F032695"/>
    <w:rsid w:val="2F191EB9"/>
    <w:rsid w:val="2F2820FC"/>
    <w:rsid w:val="2F560A17"/>
    <w:rsid w:val="2F7E1D1C"/>
    <w:rsid w:val="2FB41BE1"/>
    <w:rsid w:val="2FE14059"/>
    <w:rsid w:val="302428C3"/>
    <w:rsid w:val="303A1923"/>
    <w:rsid w:val="304651C4"/>
    <w:rsid w:val="30662492"/>
    <w:rsid w:val="30D75B88"/>
    <w:rsid w:val="313E1763"/>
    <w:rsid w:val="31413001"/>
    <w:rsid w:val="3186135C"/>
    <w:rsid w:val="31880C30"/>
    <w:rsid w:val="31C46A58"/>
    <w:rsid w:val="31DB16A7"/>
    <w:rsid w:val="32210E55"/>
    <w:rsid w:val="322E7A29"/>
    <w:rsid w:val="323D1A1A"/>
    <w:rsid w:val="32456B21"/>
    <w:rsid w:val="328A09D8"/>
    <w:rsid w:val="32D225A9"/>
    <w:rsid w:val="32DD4FAB"/>
    <w:rsid w:val="332E1CAB"/>
    <w:rsid w:val="33356B95"/>
    <w:rsid w:val="336F4A0B"/>
    <w:rsid w:val="33EA7980"/>
    <w:rsid w:val="340053F5"/>
    <w:rsid w:val="340A6274"/>
    <w:rsid w:val="34180991"/>
    <w:rsid w:val="343230D5"/>
    <w:rsid w:val="344572AC"/>
    <w:rsid w:val="34527549"/>
    <w:rsid w:val="346A6D13"/>
    <w:rsid w:val="348A2F11"/>
    <w:rsid w:val="3491429F"/>
    <w:rsid w:val="35026F4B"/>
    <w:rsid w:val="350607E9"/>
    <w:rsid w:val="35132F06"/>
    <w:rsid w:val="352C5D76"/>
    <w:rsid w:val="35647C06"/>
    <w:rsid w:val="35ED79AF"/>
    <w:rsid w:val="35F76384"/>
    <w:rsid w:val="36050AA1"/>
    <w:rsid w:val="36545584"/>
    <w:rsid w:val="368E4F3A"/>
    <w:rsid w:val="368F2A60"/>
    <w:rsid w:val="36D53627"/>
    <w:rsid w:val="36DD37CC"/>
    <w:rsid w:val="36E96615"/>
    <w:rsid w:val="371F5B92"/>
    <w:rsid w:val="3720265B"/>
    <w:rsid w:val="377B7D18"/>
    <w:rsid w:val="378400EB"/>
    <w:rsid w:val="386046B4"/>
    <w:rsid w:val="38654298"/>
    <w:rsid w:val="388365F5"/>
    <w:rsid w:val="389820A0"/>
    <w:rsid w:val="389C7A86"/>
    <w:rsid w:val="38C52678"/>
    <w:rsid w:val="38CA7D80"/>
    <w:rsid w:val="38D806EF"/>
    <w:rsid w:val="392A081F"/>
    <w:rsid w:val="395A55A8"/>
    <w:rsid w:val="397321C6"/>
    <w:rsid w:val="39CD7B28"/>
    <w:rsid w:val="39DE1F09"/>
    <w:rsid w:val="39E53D4E"/>
    <w:rsid w:val="3A0A231E"/>
    <w:rsid w:val="3A3F0312"/>
    <w:rsid w:val="3A4122C4"/>
    <w:rsid w:val="3A5A5133"/>
    <w:rsid w:val="3A706705"/>
    <w:rsid w:val="3ADD1FEC"/>
    <w:rsid w:val="3B220A43"/>
    <w:rsid w:val="3B5A188F"/>
    <w:rsid w:val="3B73251E"/>
    <w:rsid w:val="3B8C57C0"/>
    <w:rsid w:val="3BA90120"/>
    <w:rsid w:val="3BDD426E"/>
    <w:rsid w:val="3C472FE6"/>
    <w:rsid w:val="3C6978B0"/>
    <w:rsid w:val="3C857BDC"/>
    <w:rsid w:val="3C9839FE"/>
    <w:rsid w:val="3CA11B80"/>
    <w:rsid w:val="3CDB255C"/>
    <w:rsid w:val="3CE8111C"/>
    <w:rsid w:val="3D3305EA"/>
    <w:rsid w:val="3D4D6987"/>
    <w:rsid w:val="3D4E0F7F"/>
    <w:rsid w:val="3D9170BE"/>
    <w:rsid w:val="3DD86A9B"/>
    <w:rsid w:val="3E285C74"/>
    <w:rsid w:val="3E39158D"/>
    <w:rsid w:val="3E612F34"/>
    <w:rsid w:val="3EDC25BB"/>
    <w:rsid w:val="3F0B4C4E"/>
    <w:rsid w:val="3F14754C"/>
    <w:rsid w:val="3F222FE0"/>
    <w:rsid w:val="3F5E56C6"/>
    <w:rsid w:val="3F6F342F"/>
    <w:rsid w:val="3F7942AE"/>
    <w:rsid w:val="3F7D67BC"/>
    <w:rsid w:val="3FAE03FB"/>
    <w:rsid w:val="3FAE3F57"/>
    <w:rsid w:val="3FB928FC"/>
    <w:rsid w:val="40247DAB"/>
    <w:rsid w:val="402D7572"/>
    <w:rsid w:val="40972C3D"/>
    <w:rsid w:val="40A67696"/>
    <w:rsid w:val="40C41E8A"/>
    <w:rsid w:val="40CF23D7"/>
    <w:rsid w:val="40D0614F"/>
    <w:rsid w:val="40ED32DF"/>
    <w:rsid w:val="41A90E7A"/>
    <w:rsid w:val="41FD11C6"/>
    <w:rsid w:val="42097B6B"/>
    <w:rsid w:val="425608D6"/>
    <w:rsid w:val="42EB54C2"/>
    <w:rsid w:val="42F9198D"/>
    <w:rsid w:val="42FE6FA4"/>
    <w:rsid w:val="431C1B20"/>
    <w:rsid w:val="43904295"/>
    <w:rsid w:val="439671DC"/>
    <w:rsid w:val="43B835F7"/>
    <w:rsid w:val="43EA6644"/>
    <w:rsid w:val="43F860E9"/>
    <w:rsid w:val="43FB163B"/>
    <w:rsid w:val="44246EDE"/>
    <w:rsid w:val="444529B0"/>
    <w:rsid w:val="4469669F"/>
    <w:rsid w:val="446F427D"/>
    <w:rsid w:val="44801C3A"/>
    <w:rsid w:val="44CE0BF8"/>
    <w:rsid w:val="44D34460"/>
    <w:rsid w:val="44F05012"/>
    <w:rsid w:val="450D34CE"/>
    <w:rsid w:val="45290F50"/>
    <w:rsid w:val="454809AA"/>
    <w:rsid w:val="45505AB1"/>
    <w:rsid w:val="4561381A"/>
    <w:rsid w:val="45622B78"/>
    <w:rsid w:val="458319E2"/>
    <w:rsid w:val="45B20519"/>
    <w:rsid w:val="45BC4EF4"/>
    <w:rsid w:val="45BE6EBE"/>
    <w:rsid w:val="45DD7344"/>
    <w:rsid w:val="45F4468E"/>
    <w:rsid w:val="46026F63"/>
    <w:rsid w:val="461E2BEA"/>
    <w:rsid w:val="463D7DE3"/>
    <w:rsid w:val="466510E8"/>
    <w:rsid w:val="46A105FA"/>
    <w:rsid w:val="46C44060"/>
    <w:rsid w:val="46F04E55"/>
    <w:rsid w:val="46F661E4"/>
    <w:rsid w:val="470923BB"/>
    <w:rsid w:val="473A0A0E"/>
    <w:rsid w:val="47631ACB"/>
    <w:rsid w:val="47A655C7"/>
    <w:rsid w:val="47C05A64"/>
    <w:rsid w:val="481D7ECC"/>
    <w:rsid w:val="48223734"/>
    <w:rsid w:val="488D5250"/>
    <w:rsid w:val="48A979B2"/>
    <w:rsid w:val="48EF7956"/>
    <w:rsid w:val="491F1A22"/>
    <w:rsid w:val="4924528A"/>
    <w:rsid w:val="496E4757"/>
    <w:rsid w:val="49B4660E"/>
    <w:rsid w:val="49EB5DA8"/>
    <w:rsid w:val="4A09517A"/>
    <w:rsid w:val="4A6D4A0F"/>
    <w:rsid w:val="4A924464"/>
    <w:rsid w:val="4ADA6548"/>
    <w:rsid w:val="4ADE466E"/>
    <w:rsid w:val="4AF15640"/>
    <w:rsid w:val="4B045373"/>
    <w:rsid w:val="4B187071"/>
    <w:rsid w:val="4B517E8D"/>
    <w:rsid w:val="4B6C4D31"/>
    <w:rsid w:val="4B8A1D1C"/>
    <w:rsid w:val="4BAC677A"/>
    <w:rsid w:val="4BBE19C6"/>
    <w:rsid w:val="4BC10C51"/>
    <w:rsid w:val="4BC15DF4"/>
    <w:rsid w:val="4BCB40E3"/>
    <w:rsid w:val="4C0A4C0B"/>
    <w:rsid w:val="4C196BFC"/>
    <w:rsid w:val="4C2C2DD4"/>
    <w:rsid w:val="4C343A36"/>
    <w:rsid w:val="4C786019"/>
    <w:rsid w:val="4C87625C"/>
    <w:rsid w:val="4C9A3E52"/>
    <w:rsid w:val="4D341814"/>
    <w:rsid w:val="4D477799"/>
    <w:rsid w:val="4D4E0B28"/>
    <w:rsid w:val="4D534390"/>
    <w:rsid w:val="4D737A85"/>
    <w:rsid w:val="4D8C33FE"/>
    <w:rsid w:val="4DCE3816"/>
    <w:rsid w:val="4E173610"/>
    <w:rsid w:val="4E4F113A"/>
    <w:rsid w:val="4E61488B"/>
    <w:rsid w:val="4E7D7917"/>
    <w:rsid w:val="4E9E788D"/>
    <w:rsid w:val="4EBD5F65"/>
    <w:rsid w:val="4ED80FF1"/>
    <w:rsid w:val="4EE71234"/>
    <w:rsid w:val="4F130CF7"/>
    <w:rsid w:val="4F18763F"/>
    <w:rsid w:val="4F22226C"/>
    <w:rsid w:val="4F3B1580"/>
    <w:rsid w:val="4F58775A"/>
    <w:rsid w:val="4F860A4D"/>
    <w:rsid w:val="4FA17635"/>
    <w:rsid w:val="4FBE01E7"/>
    <w:rsid w:val="4FD25A40"/>
    <w:rsid w:val="4FEC63D6"/>
    <w:rsid w:val="50575F45"/>
    <w:rsid w:val="50666188"/>
    <w:rsid w:val="50C23D07"/>
    <w:rsid w:val="50C25AB5"/>
    <w:rsid w:val="50D47596"/>
    <w:rsid w:val="50D9480F"/>
    <w:rsid w:val="51363DAD"/>
    <w:rsid w:val="513F5357"/>
    <w:rsid w:val="51856AE2"/>
    <w:rsid w:val="51B55619"/>
    <w:rsid w:val="51D112E0"/>
    <w:rsid w:val="51F37EF0"/>
    <w:rsid w:val="51FF0643"/>
    <w:rsid w:val="526A1442"/>
    <w:rsid w:val="52AD009F"/>
    <w:rsid w:val="52B92EE7"/>
    <w:rsid w:val="52CF6267"/>
    <w:rsid w:val="52E066C6"/>
    <w:rsid w:val="53285977"/>
    <w:rsid w:val="535D7D17"/>
    <w:rsid w:val="536410A5"/>
    <w:rsid w:val="53B11E10"/>
    <w:rsid w:val="53E43F94"/>
    <w:rsid w:val="53FF492A"/>
    <w:rsid w:val="54014B46"/>
    <w:rsid w:val="54181E8F"/>
    <w:rsid w:val="54563E63"/>
    <w:rsid w:val="54624EB9"/>
    <w:rsid w:val="5492579E"/>
    <w:rsid w:val="54FE72D7"/>
    <w:rsid w:val="551268DF"/>
    <w:rsid w:val="55346855"/>
    <w:rsid w:val="558F7F2F"/>
    <w:rsid w:val="55977EAB"/>
    <w:rsid w:val="56186177"/>
    <w:rsid w:val="565847C5"/>
    <w:rsid w:val="56941CA1"/>
    <w:rsid w:val="569A3030"/>
    <w:rsid w:val="56AD2D63"/>
    <w:rsid w:val="56DE116E"/>
    <w:rsid w:val="56E04EE6"/>
    <w:rsid w:val="571373C6"/>
    <w:rsid w:val="579954F5"/>
    <w:rsid w:val="57A67AF9"/>
    <w:rsid w:val="57C540DC"/>
    <w:rsid w:val="57C81A02"/>
    <w:rsid w:val="57E04A72"/>
    <w:rsid w:val="58093C26"/>
    <w:rsid w:val="581666E6"/>
    <w:rsid w:val="58443253"/>
    <w:rsid w:val="58705DF6"/>
    <w:rsid w:val="58937D37"/>
    <w:rsid w:val="58BF0B2C"/>
    <w:rsid w:val="58E10AA2"/>
    <w:rsid w:val="58F85DEC"/>
    <w:rsid w:val="5935645A"/>
    <w:rsid w:val="59613991"/>
    <w:rsid w:val="59CF2FF0"/>
    <w:rsid w:val="59F91E1B"/>
    <w:rsid w:val="5A497C4F"/>
    <w:rsid w:val="5A4A2677"/>
    <w:rsid w:val="5A56726E"/>
    <w:rsid w:val="5A753B98"/>
    <w:rsid w:val="5AD22196"/>
    <w:rsid w:val="5C2C0286"/>
    <w:rsid w:val="5C367357"/>
    <w:rsid w:val="5C45759A"/>
    <w:rsid w:val="5C471564"/>
    <w:rsid w:val="5C961BA3"/>
    <w:rsid w:val="5C9C18B0"/>
    <w:rsid w:val="5CA95D7B"/>
    <w:rsid w:val="5D1963D4"/>
    <w:rsid w:val="5D55380D"/>
    <w:rsid w:val="5D5D7D54"/>
    <w:rsid w:val="5D99194B"/>
    <w:rsid w:val="5E58297F"/>
    <w:rsid w:val="5ED2780B"/>
    <w:rsid w:val="5EE26529"/>
    <w:rsid w:val="5F48187B"/>
    <w:rsid w:val="5F830B05"/>
    <w:rsid w:val="5F881C77"/>
    <w:rsid w:val="5FA62A45"/>
    <w:rsid w:val="5FCB425A"/>
    <w:rsid w:val="5FD44EBD"/>
    <w:rsid w:val="611008D8"/>
    <w:rsid w:val="612956DC"/>
    <w:rsid w:val="614940EF"/>
    <w:rsid w:val="61614E76"/>
    <w:rsid w:val="61A22D98"/>
    <w:rsid w:val="61C2458D"/>
    <w:rsid w:val="61C86CA3"/>
    <w:rsid w:val="61D4389A"/>
    <w:rsid w:val="61E433B1"/>
    <w:rsid w:val="62775FD3"/>
    <w:rsid w:val="62C70D09"/>
    <w:rsid w:val="631101D6"/>
    <w:rsid w:val="632717A7"/>
    <w:rsid w:val="636663F9"/>
    <w:rsid w:val="63CE5BCA"/>
    <w:rsid w:val="640815D9"/>
    <w:rsid w:val="641E704E"/>
    <w:rsid w:val="64963088"/>
    <w:rsid w:val="64D43BB1"/>
    <w:rsid w:val="64D771FD"/>
    <w:rsid w:val="64FB738F"/>
    <w:rsid w:val="6525440C"/>
    <w:rsid w:val="65530F79"/>
    <w:rsid w:val="65624D19"/>
    <w:rsid w:val="65991E30"/>
    <w:rsid w:val="65AE61B0"/>
    <w:rsid w:val="65D336CE"/>
    <w:rsid w:val="65E971E8"/>
    <w:rsid w:val="65EB11B2"/>
    <w:rsid w:val="65EB7404"/>
    <w:rsid w:val="66100C18"/>
    <w:rsid w:val="66277C26"/>
    <w:rsid w:val="665C5C0C"/>
    <w:rsid w:val="66DB2FD4"/>
    <w:rsid w:val="66DC3229"/>
    <w:rsid w:val="67006EDF"/>
    <w:rsid w:val="67395F4D"/>
    <w:rsid w:val="67582877"/>
    <w:rsid w:val="676B07FC"/>
    <w:rsid w:val="67BF6452"/>
    <w:rsid w:val="67CA3270"/>
    <w:rsid w:val="68550B65"/>
    <w:rsid w:val="6856395C"/>
    <w:rsid w:val="685D09D5"/>
    <w:rsid w:val="686139AD"/>
    <w:rsid w:val="68F61FCE"/>
    <w:rsid w:val="69166546"/>
    <w:rsid w:val="693E784B"/>
    <w:rsid w:val="699102C2"/>
    <w:rsid w:val="69A26B59"/>
    <w:rsid w:val="69B12712"/>
    <w:rsid w:val="69CA7330"/>
    <w:rsid w:val="6A10568B"/>
    <w:rsid w:val="6A4B2240"/>
    <w:rsid w:val="6B6537B4"/>
    <w:rsid w:val="6B79100E"/>
    <w:rsid w:val="6BC8789F"/>
    <w:rsid w:val="6C4909E0"/>
    <w:rsid w:val="6C692E30"/>
    <w:rsid w:val="6C757A27"/>
    <w:rsid w:val="6C861C34"/>
    <w:rsid w:val="6CBC11B2"/>
    <w:rsid w:val="6CC00430"/>
    <w:rsid w:val="6CD86C36"/>
    <w:rsid w:val="6CED41BB"/>
    <w:rsid w:val="6CFE5C6F"/>
    <w:rsid w:val="6DBB4AEC"/>
    <w:rsid w:val="6DC24EEE"/>
    <w:rsid w:val="6DCA5B51"/>
    <w:rsid w:val="6DFE57FA"/>
    <w:rsid w:val="6E34753E"/>
    <w:rsid w:val="6E364F94"/>
    <w:rsid w:val="6E443B55"/>
    <w:rsid w:val="6E731D44"/>
    <w:rsid w:val="6E830434"/>
    <w:rsid w:val="6EA45A91"/>
    <w:rsid w:val="6EBF6F77"/>
    <w:rsid w:val="6F3B6D06"/>
    <w:rsid w:val="6F3C2A7E"/>
    <w:rsid w:val="6F6124E5"/>
    <w:rsid w:val="6F6873CF"/>
    <w:rsid w:val="6F975F07"/>
    <w:rsid w:val="6F997ED1"/>
    <w:rsid w:val="6FB16FC8"/>
    <w:rsid w:val="6FF22AAD"/>
    <w:rsid w:val="700370F8"/>
    <w:rsid w:val="700C7DA0"/>
    <w:rsid w:val="700E441B"/>
    <w:rsid w:val="70147557"/>
    <w:rsid w:val="704716DB"/>
    <w:rsid w:val="705046F8"/>
    <w:rsid w:val="706F478E"/>
    <w:rsid w:val="710E3FA6"/>
    <w:rsid w:val="71145A61"/>
    <w:rsid w:val="7124455A"/>
    <w:rsid w:val="71333A0D"/>
    <w:rsid w:val="716562BC"/>
    <w:rsid w:val="71834994"/>
    <w:rsid w:val="71BC3A02"/>
    <w:rsid w:val="71F83C19"/>
    <w:rsid w:val="71FF6EA4"/>
    <w:rsid w:val="725F4256"/>
    <w:rsid w:val="729624A5"/>
    <w:rsid w:val="72A526E9"/>
    <w:rsid w:val="72AD68BE"/>
    <w:rsid w:val="72F13B80"/>
    <w:rsid w:val="731854B6"/>
    <w:rsid w:val="73221F8B"/>
    <w:rsid w:val="732C7392"/>
    <w:rsid w:val="734D525A"/>
    <w:rsid w:val="73614861"/>
    <w:rsid w:val="73AA0F95"/>
    <w:rsid w:val="73C44DF0"/>
    <w:rsid w:val="73ED2599"/>
    <w:rsid w:val="745D4CA2"/>
    <w:rsid w:val="7460720F"/>
    <w:rsid w:val="74FC6F38"/>
    <w:rsid w:val="75093403"/>
    <w:rsid w:val="75A4312B"/>
    <w:rsid w:val="7608190C"/>
    <w:rsid w:val="763D1574"/>
    <w:rsid w:val="763F2271"/>
    <w:rsid w:val="765C57B4"/>
    <w:rsid w:val="769759B7"/>
    <w:rsid w:val="76EC2FDC"/>
    <w:rsid w:val="771A5453"/>
    <w:rsid w:val="77962ADB"/>
    <w:rsid w:val="780B7492"/>
    <w:rsid w:val="78992CEF"/>
    <w:rsid w:val="78AE679B"/>
    <w:rsid w:val="79352A18"/>
    <w:rsid w:val="794013BD"/>
    <w:rsid w:val="79764DDF"/>
    <w:rsid w:val="797A667D"/>
    <w:rsid w:val="79817A0B"/>
    <w:rsid w:val="799728E1"/>
    <w:rsid w:val="79975481"/>
    <w:rsid w:val="7A083C89"/>
    <w:rsid w:val="7A1940E8"/>
    <w:rsid w:val="7A280D5D"/>
    <w:rsid w:val="7A4078C7"/>
    <w:rsid w:val="7A4A24F3"/>
    <w:rsid w:val="7A856CC4"/>
    <w:rsid w:val="7ADF7479"/>
    <w:rsid w:val="7B2A08C8"/>
    <w:rsid w:val="7BD76009"/>
    <w:rsid w:val="7BDA540C"/>
    <w:rsid w:val="7C330F03"/>
    <w:rsid w:val="7C5F1B5A"/>
    <w:rsid w:val="7C683105"/>
    <w:rsid w:val="7CBC263F"/>
    <w:rsid w:val="7CC52305"/>
    <w:rsid w:val="7CE24C65"/>
    <w:rsid w:val="7CF91FAF"/>
    <w:rsid w:val="7D1705D7"/>
    <w:rsid w:val="7D3E79C1"/>
    <w:rsid w:val="7D7A30EF"/>
    <w:rsid w:val="7E3C2153"/>
    <w:rsid w:val="7E5576B9"/>
    <w:rsid w:val="7EF42A2E"/>
    <w:rsid w:val="7F0D1D41"/>
    <w:rsid w:val="7F6851CA"/>
    <w:rsid w:val="7F7B314F"/>
    <w:rsid w:val="7F9E4E03"/>
    <w:rsid w:val="7FD64829"/>
    <w:rsid w:val="7FE9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1E023"/>
  <w15:docId w15:val="{6D46E4B1-B4DF-436F-9B2F-6385F1C1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D0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7D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096C1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96C1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qFormat/>
    <w:rsid w:val="00387D33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Date"/>
    <w:basedOn w:val="a"/>
    <w:next w:val="a"/>
    <w:link w:val="ac"/>
    <w:uiPriority w:val="99"/>
    <w:semiHidden/>
    <w:unhideWhenUsed/>
    <w:rsid w:val="004318C6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4318C6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d">
    <w:name w:val="FollowedHyperlink"/>
    <w:basedOn w:val="a0"/>
    <w:uiPriority w:val="99"/>
    <w:semiHidden/>
    <w:unhideWhenUsed/>
    <w:rsid w:val="008F4120"/>
    <w:rPr>
      <w:color w:val="954F72" w:themeColor="followed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94485A"/>
    <w:pPr>
      <w:ind w:leftChars="400" w:left="840"/>
    </w:pPr>
  </w:style>
  <w:style w:type="paragraph" w:styleId="ae">
    <w:name w:val="Revision"/>
    <w:hidden/>
    <w:uiPriority w:val="99"/>
    <w:semiHidden/>
    <w:rsid w:val="0091441C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rsid w:val="00FD7D00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8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43EA52-595C-4454-8B05-1BAAD076A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30</Pages>
  <Words>7017</Words>
  <Characters>39998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Haibin Liu 刘海彬</dc:creator>
  <cp:lastModifiedBy>Lynne Deng 邓玲玲</cp:lastModifiedBy>
  <cp:revision>408</cp:revision>
  <dcterms:created xsi:type="dcterms:W3CDTF">2022-07-11T02:57:00Z</dcterms:created>
  <dcterms:modified xsi:type="dcterms:W3CDTF">2026-04-21T07:26:00Z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89AD27D5D7784F94AB5E2528FEB069A4</vt:lpwstr>
  </property>
</Properties>
</file>